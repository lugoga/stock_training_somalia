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2CAE4" w14:textId="28978968" w:rsidR="006B684C" w:rsidRPr="005A4A5E" w:rsidRDefault="006B684C" w:rsidP="005A4A5E">
      <w:pPr>
        <w:spacing w:after="0" w:line="360" w:lineRule="auto"/>
        <w:jc w:val="center"/>
        <w:rPr>
          <w:rFonts w:asciiTheme="majorHAnsi" w:hAnsiTheme="majorHAnsi" w:cs="Arial"/>
          <w:b/>
          <w:sz w:val="24"/>
          <w:szCs w:val="24"/>
        </w:rPr>
      </w:pPr>
      <w:r w:rsidRPr="005A4A5E">
        <w:rPr>
          <w:rFonts w:asciiTheme="majorHAnsi" w:hAnsiTheme="majorHAnsi" w:cs="Arial"/>
          <w:b/>
          <w:sz w:val="24"/>
          <w:szCs w:val="24"/>
        </w:rPr>
        <w:t>LETTER OF AGREEMENT 1</w:t>
      </w:r>
      <w:r w:rsidR="004F3774" w:rsidRPr="005A4A5E">
        <w:rPr>
          <w:rFonts w:asciiTheme="majorHAnsi" w:hAnsiTheme="majorHAnsi" w:cs="Arial"/>
          <w:b/>
          <w:sz w:val="24"/>
          <w:szCs w:val="24"/>
        </w:rPr>
        <w:t>05/2025</w:t>
      </w:r>
    </w:p>
    <w:p w14:paraId="0C8E895D" w14:textId="77777777" w:rsidR="006B684C" w:rsidRPr="005A4A5E" w:rsidRDefault="006B684C" w:rsidP="005A4A5E">
      <w:pPr>
        <w:spacing w:after="0" w:line="360" w:lineRule="auto"/>
        <w:jc w:val="center"/>
        <w:rPr>
          <w:rFonts w:asciiTheme="majorHAnsi" w:hAnsiTheme="majorHAnsi" w:cs="Arial"/>
          <w:bCs/>
          <w:sz w:val="24"/>
          <w:szCs w:val="24"/>
        </w:rPr>
      </w:pPr>
      <w:r w:rsidRPr="005A4A5E">
        <w:rPr>
          <w:rFonts w:asciiTheme="majorHAnsi" w:hAnsiTheme="majorHAnsi" w:cs="Arial"/>
          <w:bCs/>
          <w:sz w:val="24"/>
          <w:szCs w:val="24"/>
        </w:rPr>
        <w:t>Between</w:t>
      </w:r>
    </w:p>
    <w:p w14:paraId="53386410" w14:textId="77777777" w:rsidR="006B684C" w:rsidRPr="005A4A5E" w:rsidRDefault="006B684C" w:rsidP="005A4A5E">
      <w:pPr>
        <w:spacing w:after="0" w:line="360" w:lineRule="auto"/>
        <w:jc w:val="center"/>
        <w:rPr>
          <w:rFonts w:asciiTheme="majorHAnsi" w:hAnsiTheme="majorHAnsi" w:cs="Arial"/>
          <w:b/>
          <w:sz w:val="24"/>
          <w:szCs w:val="24"/>
        </w:rPr>
      </w:pPr>
      <w:r w:rsidRPr="005A4A5E">
        <w:rPr>
          <w:rFonts w:asciiTheme="majorHAnsi" w:hAnsiTheme="majorHAnsi" w:cs="Arial"/>
          <w:b/>
          <w:sz w:val="24"/>
          <w:szCs w:val="24"/>
        </w:rPr>
        <w:t>The Food and Agriculture Organization of the United Nations (“FAO”)</w:t>
      </w:r>
    </w:p>
    <w:p w14:paraId="3563AB41" w14:textId="77777777" w:rsidR="006B684C" w:rsidRPr="005A4A5E" w:rsidRDefault="006B684C" w:rsidP="005A4A5E">
      <w:pPr>
        <w:spacing w:after="0" w:line="360" w:lineRule="auto"/>
        <w:jc w:val="center"/>
        <w:rPr>
          <w:rFonts w:asciiTheme="majorHAnsi" w:hAnsiTheme="majorHAnsi" w:cs="Arial"/>
          <w:bCs/>
          <w:sz w:val="24"/>
          <w:szCs w:val="24"/>
        </w:rPr>
      </w:pPr>
      <w:r w:rsidRPr="005A4A5E">
        <w:rPr>
          <w:rFonts w:asciiTheme="majorHAnsi" w:hAnsiTheme="majorHAnsi" w:cs="Arial"/>
          <w:bCs/>
          <w:sz w:val="24"/>
          <w:szCs w:val="24"/>
        </w:rPr>
        <w:t>And the</w:t>
      </w:r>
    </w:p>
    <w:p w14:paraId="4BADB69A" w14:textId="4F3E6264" w:rsidR="006B684C" w:rsidRPr="005A4A5E" w:rsidRDefault="006B684C" w:rsidP="005A4A5E">
      <w:pPr>
        <w:spacing w:after="0" w:line="360" w:lineRule="auto"/>
        <w:jc w:val="center"/>
        <w:rPr>
          <w:rFonts w:asciiTheme="majorHAnsi" w:hAnsiTheme="majorHAnsi" w:cs="Arial"/>
          <w:b/>
          <w:sz w:val="24"/>
          <w:szCs w:val="24"/>
        </w:rPr>
      </w:pPr>
      <w:r w:rsidRPr="005A4A5E">
        <w:rPr>
          <w:rFonts w:asciiTheme="majorHAnsi" w:hAnsiTheme="majorHAnsi" w:cs="Arial"/>
          <w:b/>
          <w:sz w:val="24"/>
          <w:szCs w:val="24"/>
        </w:rPr>
        <w:t>Tanzania Fisheries Research Institute (TAFIRI)</w:t>
      </w:r>
    </w:p>
    <w:p w14:paraId="6243118D" w14:textId="77777777" w:rsidR="006B684C" w:rsidRPr="005A4A5E" w:rsidRDefault="006B684C" w:rsidP="005A4A5E">
      <w:pPr>
        <w:spacing w:after="0" w:line="360" w:lineRule="auto"/>
        <w:jc w:val="center"/>
        <w:rPr>
          <w:rFonts w:asciiTheme="majorHAnsi" w:hAnsiTheme="majorHAnsi" w:cs="Arial"/>
          <w:b/>
          <w:sz w:val="24"/>
          <w:szCs w:val="24"/>
        </w:rPr>
      </w:pPr>
    </w:p>
    <w:p w14:paraId="420545BC" w14:textId="77777777" w:rsidR="006B684C" w:rsidRPr="005A4A5E" w:rsidRDefault="006B684C" w:rsidP="005A4A5E">
      <w:pPr>
        <w:spacing w:after="0" w:line="360" w:lineRule="auto"/>
        <w:jc w:val="center"/>
        <w:rPr>
          <w:rFonts w:asciiTheme="majorHAnsi" w:hAnsiTheme="majorHAnsi" w:cs="Arial"/>
          <w:bCs/>
          <w:sz w:val="24"/>
          <w:szCs w:val="24"/>
        </w:rPr>
      </w:pPr>
      <w:r w:rsidRPr="005A4A5E">
        <w:rPr>
          <w:rFonts w:asciiTheme="majorHAnsi" w:hAnsiTheme="majorHAnsi" w:cs="Arial"/>
          <w:bCs/>
          <w:sz w:val="24"/>
          <w:szCs w:val="24"/>
        </w:rPr>
        <w:t>For Provision of</w:t>
      </w:r>
    </w:p>
    <w:p w14:paraId="43509E24" w14:textId="6ADA9872" w:rsidR="006B684C" w:rsidRPr="005A4A5E" w:rsidRDefault="006B684C" w:rsidP="005A4A5E">
      <w:pPr>
        <w:spacing w:after="0" w:line="360" w:lineRule="auto"/>
        <w:jc w:val="center"/>
        <w:rPr>
          <w:rFonts w:asciiTheme="majorHAnsi" w:hAnsiTheme="majorHAnsi" w:cs="Arial"/>
          <w:b/>
          <w:sz w:val="28"/>
          <w:szCs w:val="28"/>
        </w:rPr>
      </w:pPr>
      <w:r w:rsidRPr="005A4A5E">
        <w:rPr>
          <w:rFonts w:asciiTheme="majorHAnsi" w:hAnsiTheme="majorHAnsi" w:cs="Arial"/>
          <w:b/>
          <w:sz w:val="24"/>
          <w:szCs w:val="24"/>
        </w:rPr>
        <w:t>Implementation of Fisheries Stock Assessment</w:t>
      </w:r>
      <w:r w:rsidRPr="005A4A5E">
        <w:rPr>
          <w:rFonts w:asciiTheme="majorHAnsi" w:hAnsiTheme="majorHAnsi" w:cs="Arial"/>
          <w:b/>
          <w:sz w:val="28"/>
          <w:szCs w:val="28"/>
        </w:rPr>
        <w:t xml:space="preserve"> Training, Strategy Development and Study</w:t>
      </w:r>
      <w:r w:rsidR="005A4A5E">
        <w:rPr>
          <w:rFonts w:asciiTheme="majorHAnsi" w:hAnsiTheme="majorHAnsi" w:cs="Arial"/>
          <w:b/>
          <w:sz w:val="28"/>
          <w:szCs w:val="28"/>
        </w:rPr>
        <w:t xml:space="preserve"> </w:t>
      </w:r>
      <w:r w:rsidRPr="005A4A5E">
        <w:rPr>
          <w:rFonts w:asciiTheme="majorHAnsi" w:hAnsiTheme="majorHAnsi" w:cs="Arial"/>
          <w:b/>
          <w:sz w:val="28"/>
          <w:szCs w:val="28"/>
        </w:rPr>
        <w:t>Tour under the TCP program (TCP/SOM/4003)</w:t>
      </w:r>
    </w:p>
    <w:p w14:paraId="06CF9436" w14:textId="77777777" w:rsidR="006B684C" w:rsidRPr="005A4A5E" w:rsidRDefault="006B684C" w:rsidP="005A4A5E">
      <w:pPr>
        <w:pStyle w:val="BodyText"/>
        <w:spacing w:before="7"/>
        <w:jc w:val="center"/>
        <w:rPr>
          <w:rFonts w:asciiTheme="majorHAnsi" w:hAnsiTheme="majorHAnsi" w:cs="Arial"/>
          <w:b/>
          <w:sz w:val="28"/>
          <w:szCs w:val="28"/>
          <w:u w:val="single"/>
        </w:rPr>
      </w:pPr>
      <w:r w:rsidRPr="005A4A5E">
        <w:rPr>
          <w:rFonts w:asciiTheme="majorHAnsi" w:hAnsiTheme="majorHAnsi" w:cs="Arial"/>
          <w:b/>
          <w:spacing w:val="-1"/>
          <w:sz w:val="28"/>
          <w:szCs w:val="28"/>
          <w:u w:val="single"/>
        </w:rPr>
        <w:t>1</w:t>
      </w:r>
      <w:r w:rsidRPr="005A4A5E">
        <w:rPr>
          <w:rFonts w:asciiTheme="majorHAnsi" w:hAnsiTheme="majorHAnsi" w:cs="Arial"/>
          <w:b/>
          <w:spacing w:val="-1"/>
          <w:sz w:val="28"/>
          <w:szCs w:val="28"/>
          <w:u w:val="single"/>
          <w:vertAlign w:val="superscript"/>
        </w:rPr>
        <w:t>st</w:t>
      </w:r>
      <w:r w:rsidRPr="005A4A5E">
        <w:rPr>
          <w:rFonts w:asciiTheme="majorHAnsi" w:hAnsiTheme="majorHAnsi" w:cs="Arial"/>
          <w:b/>
          <w:spacing w:val="-1"/>
          <w:sz w:val="28"/>
          <w:szCs w:val="28"/>
          <w:u w:val="single"/>
        </w:rPr>
        <w:t xml:space="preserve"> Progress</w:t>
      </w:r>
      <w:r w:rsidRPr="005A4A5E">
        <w:rPr>
          <w:rFonts w:asciiTheme="majorHAnsi" w:hAnsiTheme="majorHAnsi" w:cs="Arial"/>
          <w:b/>
          <w:spacing w:val="1"/>
          <w:sz w:val="28"/>
          <w:szCs w:val="28"/>
          <w:u w:val="single"/>
        </w:rPr>
        <w:t xml:space="preserve"> </w:t>
      </w:r>
      <w:r w:rsidRPr="005A4A5E">
        <w:rPr>
          <w:rFonts w:asciiTheme="majorHAnsi" w:hAnsiTheme="majorHAnsi" w:cs="Arial"/>
          <w:b/>
          <w:sz w:val="28"/>
          <w:szCs w:val="28"/>
          <w:u w:val="single"/>
        </w:rPr>
        <w:t>Report</w:t>
      </w:r>
    </w:p>
    <w:p w14:paraId="647599E1" w14:textId="77777777" w:rsidR="006B684C" w:rsidRPr="005A4A5E" w:rsidRDefault="006B684C" w:rsidP="005A4A5E">
      <w:pPr>
        <w:pStyle w:val="BodyText"/>
        <w:spacing w:before="7"/>
        <w:jc w:val="both"/>
        <w:rPr>
          <w:rFonts w:asciiTheme="majorHAnsi" w:hAnsiTheme="majorHAnsi" w:cs="Arial"/>
          <w:b/>
          <w:sz w:val="28"/>
          <w:szCs w:val="28"/>
          <w:u w:val="single"/>
        </w:rPr>
      </w:pPr>
    </w:p>
    <w:tbl>
      <w:tblPr>
        <w:tblpPr w:leftFromText="180" w:rightFromText="180" w:vertAnchor="text" w:horzAnchor="margin" w:tblpXSpec="center" w:tblpY="225"/>
        <w:tblW w:w="107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2"/>
        <w:gridCol w:w="3623"/>
        <w:gridCol w:w="1094"/>
        <w:gridCol w:w="886"/>
        <w:gridCol w:w="1461"/>
        <w:gridCol w:w="1842"/>
      </w:tblGrid>
      <w:tr w:rsidR="006B684C" w:rsidRPr="005A4A5E" w14:paraId="284F4568" w14:textId="77777777" w:rsidTr="009E652B">
        <w:trPr>
          <w:trHeight w:val="407"/>
        </w:trPr>
        <w:tc>
          <w:tcPr>
            <w:tcW w:w="1872" w:type="dxa"/>
            <w:vMerge w:val="restart"/>
            <w:shd w:val="clear" w:color="auto" w:fill="A6A6A6"/>
          </w:tcPr>
          <w:p w14:paraId="0E9D4AC5" w14:textId="77777777" w:rsidR="006B684C" w:rsidRPr="005A4A5E" w:rsidRDefault="006B684C" w:rsidP="005A4A5E">
            <w:pPr>
              <w:pStyle w:val="TableParagraph"/>
              <w:spacing w:before="2"/>
              <w:jc w:val="both"/>
              <w:rPr>
                <w:rFonts w:asciiTheme="majorHAnsi" w:hAnsiTheme="majorHAnsi" w:cs="Arial"/>
                <w:b/>
                <w:sz w:val="28"/>
                <w:szCs w:val="28"/>
              </w:rPr>
            </w:pPr>
          </w:p>
          <w:p w14:paraId="434A2EF9" w14:textId="77777777" w:rsidR="006B684C" w:rsidRPr="005A4A5E" w:rsidRDefault="006B684C" w:rsidP="005A4A5E">
            <w:pPr>
              <w:pStyle w:val="TableParagraph"/>
              <w:spacing w:before="150"/>
              <w:jc w:val="both"/>
              <w:rPr>
                <w:rFonts w:asciiTheme="majorHAnsi" w:hAnsiTheme="majorHAnsi" w:cs="Arial"/>
                <w:b/>
                <w:sz w:val="28"/>
                <w:szCs w:val="28"/>
              </w:rPr>
            </w:pPr>
            <w:r w:rsidRPr="005A4A5E">
              <w:rPr>
                <w:rFonts w:asciiTheme="majorHAnsi" w:hAnsiTheme="majorHAnsi" w:cs="Arial"/>
                <w:b/>
                <w:sz w:val="28"/>
                <w:szCs w:val="28"/>
              </w:rPr>
              <w:t>Service Provider</w:t>
            </w:r>
          </w:p>
        </w:tc>
        <w:tc>
          <w:tcPr>
            <w:tcW w:w="3623" w:type="dxa"/>
            <w:vMerge w:val="restart"/>
          </w:tcPr>
          <w:p w14:paraId="0FF8E445" w14:textId="644B8002" w:rsidR="006B684C" w:rsidRPr="005A4A5E" w:rsidRDefault="006B684C" w:rsidP="005A4A5E">
            <w:pPr>
              <w:spacing w:after="0" w:line="360" w:lineRule="auto"/>
              <w:jc w:val="both"/>
              <w:rPr>
                <w:rFonts w:asciiTheme="majorHAnsi" w:hAnsiTheme="majorHAnsi" w:cs="Arial"/>
                <w:b/>
                <w:sz w:val="28"/>
                <w:szCs w:val="28"/>
              </w:rPr>
            </w:pPr>
            <w:r w:rsidRPr="005A4A5E">
              <w:rPr>
                <w:rFonts w:asciiTheme="majorHAnsi" w:hAnsiTheme="majorHAnsi" w:cs="Arial"/>
                <w:b/>
                <w:sz w:val="28"/>
                <w:szCs w:val="28"/>
              </w:rPr>
              <w:t>Tanzania Fisheries Research Institute)</w:t>
            </w:r>
          </w:p>
        </w:tc>
        <w:tc>
          <w:tcPr>
            <w:tcW w:w="1980" w:type="dxa"/>
            <w:gridSpan w:val="2"/>
            <w:vMerge w:val="restart"/>
            <w:shd w:val="clear" w:color="auto" w:fill="A6A6A6"/>
          </w:tcPr>
          <w:p w14:paraId="5A59EE6D" w14:textId="77777777" w:rsidR="006B684C" w:rsidRPr="005A4A5E" w:rsidRDefault="006B684C" w:rsidP="005A4A5E">
            <w:pPr>
              <w:pStyle w:val="TableParagraph"/>
              <w:spacing w:before="2"/>
              <w:jc w:val="both"/>
              <w:rPr>
                <w:rFonts w:asciiTheme="majorHAnsi" w:hAnsiTheme="majorHAnsi" w:cs="Arial"/>
                <w:b/>
                <w:sz w:val="28"/>
                <w:szCs w:val="28"/>
              </w:rPr>
            </w:pPr>
          </w:p>
          <w:p w14:paraId="471CB0C0" w14:textId="77777777" w:rsidR="006B684C" w:rsidRPr="005A4A5E" w:rsidRDefault="006B684C" w:rsidP="005A4A5E">
            <w:pPr>
              <w:pStyle w:val="TableParagraph"/>
              <w:ind w:left="110"/>
              <w:jc w:val="both"/>
              <w:rPr>
                <w:rFonts w:asciiTheme="majorHAnsi" w:hAnsiTheme="majorHAnsi" w:cs="Arial"/>
                <w:b/>
                <w:sz w:val="28"/>
                <w:szCs w:val="28"/>
              </w:rPr>
            </w:pPr>
            <w:r w:rsidRPr="005A4A5E">
              <w:rPr>
                <w:rFonts w:asciiTheme="majorHAnsi" w:hAnsiTheme="majorHAnsi" w:cs="Arial"/>
                <w:b/>
                <w:sz w:val="28"/>
                <w:szCs w:val="28"/>
              </w:rPr>
              <w:t>Reporting</w:t>
            </w:r>
            <w:r w:rsidRPr="005A4A5E">
              <w:rPr>
                <w:rFonts w:asciiTheme="majorHAnsi" w:hAnsiTheme="majorHAnsi" w:cs="Arial"/>
                <w:b/>
                <w:spacing w:val="-7"/>
                <w:sz w:val="28"/>
                <w:szCs w:val="28"/>
              </w:rPr>
              <w:t xml:space="preserve"> </w:t>
            </w:r>
            <w:r w:rsidRPr="005A4A5E">
              <w:rPr>
                <w:rFonts w:asciiTheme="majorHAnsi" w:hAnsiTheme="majorHAnsi" w:cs="Arial"/>
                <w:b/>
                <w:sz w:val="28"/>
                <w:szCs w:val="28"/>
              </w:rPr>
              <w:t>Period</w:t>
            </w:r>
          </w:p>
        </w:tc>
        <w:tc>
          <w:tcPr>
            <w:tcW w:w="1461" w:type="dxa"/>
            <w:shd w:val="clear" w:color="auto" w:fill="A6A6A6"/>
          </w:tcPr>
          <w:p w14:paraId="32B597D5" w14:textId="77777777" w:rsidR="006B684C" w:rsidRPr="005A4A5E" w:rsidRDefault="006B684C" w:rsidP="005A4A5E">
            <w:pPr>
              <w:pStyle w:val="TableParagraph"/>
              <w:spacing w:before="42"/>
              <w:ind w:left="110"/>
              <w:jc w:val="both"/>
              <w:rPr>
                <w:rFonts w:asciiTheme="majorHAnsi" w:hAnsiTheme="majorHAnsi" w:cs="Arial"/>
                <w:b/>
                <w:sz w:val="28"/>
                <w:szCs w:val="28"/>
              </w:rPr>
            </w:pPr>
            <w:r w:rsidRPr="005A4A5E">
              <w:rPr>
                <w:rFonts w:asciiTheme="majorHAnsi" w:hAnsiTheme="majorHAnsi" w:cs="Arial"/>
                <w:b/>
                <w:sz w:val="28"/>
                <w:szCs w:val="28"/>
              </w:rPr>
              <w:t>From:</w:t>
            </w:r>
          </w:p>
        </w:tc>
        <w:tc>
          <w:tcPr>
            <w:tcW w:w="1842" w:type="dxa"/>
            <w:shd w:val="clear" w:color="auto" w:fill="A6A6A6"/>
          </w:tcPr>
          <w:p w14:paraId="7B8E974C" w14:textId="77777777" w:rsidR="006B684C" w:rsidRPr="005A4A5E" w:rsidRDefault="006B684C" w:rsidP="005A4A5E">
            <w:pPr>
              <w:pStyle w:val="TableParagraph"/>
              <w:spacing w:before="42"/>
              <w:ind w:left="111"/>
              <w:jc w:val="both"/>
              <w:rPr>
                <w:rFonts w:asciiTheme="majorHAnsi" w:hAnsiTheme="majorHAnsi" w:cs="Arial"/>
                <w:b/>
                <w:sz w:val="28"/>
                <w:szCs w:val="28"/>
              </w:rPr>
            </w:pPr>
            <w:r w:rsidRPr="005A4A5E">
              <w:rPr>
                <w:rFonts w:asciiTheme="majorHAnsi" w:hAnsiTheme="majorHAnsi" w:cs="Arial"/>
                <w:b/>
                <w:sz w:val="28"/>
                <w:szCs w:val="28"/>
              </w:rPr>
              <w:t>To:</w:t>
            </w:r>
          </w:p>
        </w:tc>
      </w:tr>
      <w:tr w:rsidR="006B684C" w:rsidRPr="005A4A5E" w14:paraId="78317B21" w14:textId="77777777" w:rsidTr="009E652B">
        <w:trPr>
          <w:trHeight w:val="562"/>
        </w:trPr>
        <w:tc>
          <w:tcPr>
            <w:tcW w:w="1872" w:type="dxa"/>
            <w:vMerge/>
            <w:tcBorders>
              <w:top w:val="nil"/>
            </w:tcBorders>
            <w:shd w:val="clear" w:color="auto" w:fill="A6A6A6"/>
          </w:tcPr>
          <w:p w14:paraId="042677EF" w14:textId="77777777" w:rsidR="006B684C" w:rsidRPr="005A4A5E" w:rsidRDefault="006B684C" w:rsidP="005A4A5E">
            <w:pPr>
              <w:jc w:val="both"/>
              <w:rPr>
                <w:rFonts w:asciiTheme="majorHAnsi" w:hAnsiTheme="majorHAnsi" w:cs="Arial"/>
                <w:sz w:val="28"/>
                <w:szCs w:val="28"/>
              </w:rPr>
            </w:pPr>
          </w:p>
        </w:tc>
        <w:tc>
          <w:tcPr>
            <w:tcW w:w="3623" w:type="dxa"/>
            <w:vMerge/>
            <w:tcBorders>
              <w:top w:val="nil"/>
            </w:tcBorders>
          </w:tcPr>
          <w:p w14:paraId="52D3B46F" w14:textId="77777777" w:rsidR="006B684C" w:rsidRPr="005A4A5E" w:rsidRDefault="006B684C" w:rsidP="005A4A5E">
            <w:pPr>
              <w:jc w:val="both"/>
              <w:rPr>
                <w:rFonts w:asciiTheme="majorHAnsi" w:hAnsiTheme="majorHAnsi" w:cs="Arial"/>
                <w:sz w:val="28"/>
                <w:szCs w:val="28"/>
              </w:rPr>
            </w:pPr>
          </w:p>
        </w:tc>
        <w:tc>
          <w:tcPr>
            <w:tcW w:w="1980" w:type="dxa"/>
            <w:gridSpan w:val="2"/>
            <w:vMerge/>
            <w:tcBorders>
              <w:top w:val="nil"/>
            </w:tcBorders>
            <w:shd w:val="clear" w:color="auto" w:fill="A6A6A6"/>
          </w:tcPr>
          <w:p w14:paraId="1EBDF166" w14:textId="77777777" w:rsidR="006B684C" w:rsidRPr="005A4A5E" w:rsidRDefault="006B684C" w:rsidP="005A4A5E">
            <w:pPr>
              <w:jc w:val="both"/>
              <w:rPr>
                <w:rFonts w:asciiTheme="majorHAnsi" w:hAnsiTheme="majorHAnsi" w:cs="Arial"/>
                <w:sz w:val="28"/>
                <w:szCs w:val="28"/>
              </w:rPr>
            </w:pPr>
          </w:p>
        </w:tc>
        <w:tc>
          <w:tcPr>
            <w:tcW w:w="1461" w:type="dxa"/>
          </w:tcPr>
          <w:p w14:paraId="77E29F2E" w14:textId="4F41E4D2" w:rsidR="006B684C" w:rsidRPr="005A4A5E" w:rsidRDefault="006B684C" w:rsidP="005A4A5E">
            <w:pPr>
              <w:pStyle w:val="TableParagraph"/>
              <w:spacing w:before="72"/>
              <w:ind w:right="389"/>
              <w:jc w:val="both"/>
              <w:rPr>
                <w:rFonts w:asciiTheme="majorHAnsi" w:hAnsiTheme="majorHAnsi" w:cs="Arial"/>
                <w:sz w:val="28"/>
                <w:szCs w:val="28"/>
              </w:rPr>
            </w:pPr>
            <w:r w:rsidRPr="005A4A5E">
              <w:rPr>
                <w:rFonts w:asciiTheme="majorHAnsi" w:hAnsiTheme="majorHAnsi" w:cs="Arial"/>
                <w:spacing w:val="-1"/>
                <w:sz w:val="28"/>
                <w:szCs w:val="28"/>
              </w:rPr>
              <w:t>10</w:t>
            </w:r>
            <w:r w:rsidRPr="005A4A5E">
              <w:rPr>
                <w:rFonts w:asciiTheme="majorHAnsi" w:hAnsiTheme="majorHAnsi" w:cs="Arial"/>
                <w:spacing w:val="-1"/>
                <w:sz w:val="28"/>
                <w:szCs w:val="28"/>
                <w:vertAlign w:val="superscript"/>
              </w:rPr>
              <w:t>th</w:t>
            </w:r>
            <w:r w:rsidRPr="005A4A5E">
              <w:rPr>
                <w:rFonts w:asciiTheme="majorHAnsi" w:hAnsiTheme="majorHAnsi" w:cs="Arial"/>
                <w:spacing w:val="-1"/>
                <w:sz w:val="28"/>
                <w:szCs w:val="28"/>
              </w:rPr>
              <w:t xml:space="preserve"> December 2025 </w:t>
            </w:r>
          </w:p>
        </w:tc>
        <w:tc>
          <w:tcPr>
            <w:tcW w:w="1842" w:type="dxa"/>
          </w:tcPr>
          <w:p w14:paraId="4C01B2B4" w14:textId="6C3FC390" w:rsidR="006B684C" w:rsidRPr="005A4A5E" w:rsidRDefault="006B684C" w:rsidP="005A4A5E">
            <w:pPr>
              <w:pStyle w:val="TableParagraph"/>
              <w:spacing w:before="72"/>
              <w:ind w:left="111" w:right="643"/>
              <w:jc w:val="both"/>
              <w:rPr>
                <w:rFonts w:asciiTheme="majorHAnsi" w:hAnsiTheme="majorHAnsi" w:cs="Arial"/>
                <w:sz w:val="28"/>
                <w:szCs w:val="28"/>
              </w:rPr>
            </w:pPr>
            <w:r w:rsidRPr="005A4A5E">
              <w:rPr>
                <w:rFonts w:asciiTheme="majorHAnsi" w:hAnsiTheme="majorHAnsi" w:cs="Arial"/>
                <w:sz w:val="28"/>
                <w:szCs w:val="28"/>
              </w:rPr>
              <w:t>10</w:t>
            </w:r>
            <w:r w:rsidRPr="005A4A5E">
              <w:rPr>
                <w:rFonts w:asciiTheme="majorHAnsi" w:hAnsiTheme="majorHAnsi" w:cs="Arial"/>
                <w:sz w:val="28"/>
                <w:szCs w:val="28"/>
                <w:vertAlign w:val="superscript"/>
              </w:rPr>
              <w:t>th</w:t>
            </w:r>
            <w:r w:rsidRPr="005A4A5E">
              <w:rPr>
                <w:rFonts w:asciiTheme="majorHAnsi" w:hAnsiTheme="majorHAnsi" w:cs="Arial"/>
                <w:sz w:val="28"/>
                <w:szCs w:val="28"/>
              </w:rPr>
              <w:t xml:space="preserve"> March 2026</w:t>
            </w:r>
          </w:p>
        </w:tc>
      </w:tr>
      <w:tr w:rsidR="006B684C" w:rsidRPr="005A4A5E" w14:paraId="19F38E51" w14:textId="77777777" w:rsidTr="009E652B">
        <w:trPr>
          <w:trHeight w:val="434"/>
        </w:trPr>
        <w:tc>
          <w:tcPr>
            <w:tcW w:w="1872" w:type="dxa"/>
            <w:vMerge w:val="restart"/>
            <w:shd w:val="clear" w:color="auto" w:fill="A6A6A6"/>
          </w:tcPr>
          <w:p w14:paraId="1D4D95BB" w14:textId="77777777" w:rsidR="006B684C" w:rsidRPr="005A4A5E" w:rsidRDefault="006B684C" w:rsidP="005A4A5E">
            <w:pPr>
              <w:pStyle w:val="TableParagraph"/>
              <w:spacing w:before="150"/>
              <w:jc w:val="both"/>
              <w:rPr>
                <w:rFonts w:asciiTheme="majorHAnsi" w:hAnsiTheme="majorHAnsi" w:cs="Arial"/>
                <w:b/>
                <w:sz w:val="28"/>
                <w:szCs w:val="28"/>
              </w:rPr>
            </w:pPr>
            <w:r w:rsidRPr="005A4A5E">
              <w:rPr>
                <w:rFonts w:asciiTheme="majorHAnsi" w:hAnsiTheme="majorHAnsi" w:cs="Arial"/>
                <w:b/>
                <w:sz w:val="28"/>
                <w:szCs w:val="28"/>
              </w:rPr>
              <w:t>Area of intervention</w:t>
            </w:r>
          </w:p>
        </w:tc>
        <w:tc>
          <w:tcPr>
            <w:tcW w:w="4717" w:type="dxa"/>
            <w:gridSpan w:val="2"/>
            <w:shd w:val="clear" w:color="auto" w:fill="A6A6A6"/>
          </w:tcPr>
          <w:p w14:paraId="4475DA69" w14:textId="77777777" w:rsidR="006B684C" w:rsidRPr="005A4A5E" w:rsidRDefault="006B684C" w:rsidP="005A4A5E">
            <w:pPr>
              <w:pStyle w:val="TableParagraph"/>
              <w:spacing w:before="53"/>
              <w:ind w:left="105"/>
              <w:jc w:val="both"/>
              <w:rPr>
                <w:rFonts w:asciiTheme="majorHAnsi" w:hAnsiTheme="majorHAnsi" w:cs="Arial"/>
                <w:b/>
                <w:sz w:val="28"/>
                <w:szCs w:val="28"/>
              </w:rPr>
            </w:pPr>
            <w:r w:rsidRPr="005A4A5E">
              <w:rPr>
                <w:rFonts w:asciiTheme="majorHAnsi" w:hAnsiTheme="majorHAnsi" w:cs="Arial"/>
                <w:b/>
                <w:sz w:val="28"/>
                <w:szCs w:val="28"/>
              </w:rPr>
              <w:t>Region/s</w:t>
            </w:r>
          </w:p>
        </w:tc>
        <w:tc>
          <w:tcPr>
            <w:tcW w:w="4189" w:type="dxa"/>
            <w:gridSpan w:val="3"/>
            <w:shd w:val="clear" w:color="auto" w:fill="A6A6A6"/>
          </w:tcPr>
          <w:p w14:paraId="7848BFD0" w14:textId="77777777" w:rsidR="006B684C" w:rsidRPr="005A4A5E" w:rsidRDefault="006B684C" w:rsidP="005A4A5E">
            <w:pPr>
              <w:pStyle w:val="TableParagraph"/>
              <w:spacing w:before="53"/>
              <w:ind w:left="105"/>
              <w:jc w:val="both"/>
              <w:rPr>
                <w:rFonts w:asciiTheme="majorHAnsi" w:hAnsiTheme="majorHAnsi" w:cs="Arial"/>
                <w:b/>
                <w:sz w:val="28"/>
                <w:szCs w:val="28"/>
              </w:rPr>
            </w:pPr>
            <w:r w:rsidRPr="005A4A5E">
              <w:rPr>
                <w:rFonts w:asciiTheme="majorHAnsi" w:hAnsiTheme="majorHAnsi" w:cs="Arial"/>
                <w:b/>
                <w:sz w:val="28"/>
                <w:szCs w:val="28"/>
              </w:rPr>
              <w:t>District/s</w:t>
            </w:r>
          </w:p>
        </w:tc>
      </w:tr>
      <w:tr w:rsidR="006B684C" w:rsidRPr="005A4A5E" w14:paraId="5A58FB5D" w14:textId="77777777" w:rsidTr="009E652B">
        <w:trPr>
          <w:trHeight w:val="672"/>
        </w:trPr>
        <w:tc>
          <w:tcPr>
            <w:tcW w:w="1872" w:type="dxa"/>
            <w:vMerge/>
            <w:tcBorders>
              <w:top w:val="nil"/>
            </w:tcBorders>
            <w:shd w:val="clear" w:color="auto" w:fill="A6A6A6"/>
          </w:tcPr>
          <w:p w14:paraId="2FA787BA" w14:textId="77777777" w:rsidR="006B684C" w:rsidRPr="005A4A5E" w:rsidRDefault="006B684C" w:rsidP="005A4A5E">
            <w:pPr>
              <w:jc w:val="both"/>
              <w:rPr>
                <w:rFonts w:asciiTheme="majorHAnsi" w:hAnsiTheme="majorHAnsi" w:cs="Arial"/>
                <w:sz w:val="28"/>
                <w:szCs w:val="28"/>
              </w:rPr>
            </w:pPr>
          </w:p>
        </w:tc>
        <w:tc>
          <w:tcPr>
            <w:tcW w:w="4717" w:type="dxa"/>
            <w:gridSpan w:val="2"/>
          </w:tcPr>
          <w:p w14:paraId="5580AE1A" w14:textId="216F39F7" w:rsidR="006B684C" w:rsidRPr="005A4A5E" w:rsidRDefault="006B684C" w:rsidP="005A4A5E">
            <w:pPr>
              <w:spacing w:after="0" w:line="240" w:lineRule="auto"/>
              <w:jc w:val="both"/>
              <w:rPr>
                <w:rFonts w:asciiTheme="majorHAnsi" w:hAnsiTheme="majorHAnsi" w:cs="Arial"/>
                <w:sz w:val="28"/>
                <w:szCs w:val="28"/>
              </w:rPr>
            </w:pPr>
            <w:r w:rsidRPr="005A4A5E">
              <w:rPr>
                <w:rFonts w:asciiTheme="majorHAnsi" w:hAnsiTheme="majorHAnsi" w:cs="Arial"/>
                <w:sz w:val="28"/>
                <w:szCs w:val="28"/>
              </w:rPr>
              <w:t>TAN</w:t>
            </w:r>
            <w:r w:rsidR="00812B4F" w:rsidRPr="005A4A5E">
              <w:rPr>
                <w:rFonts w:asciiTheme="majorHAnsi" w:hAnsiTheme="majorHAnsi" w:cs="Arial"/>
                <w:sz w:val="28"/>
                <w:szCs w:val="28"/>
              </w:rPr>
              <w:t xml:space="preserve">ZANIA </w:t>
            </w:r>
            <w:r w:rsidRPr="005A4A5E">
              <w:rPr>
                <w:rFonts w:asciiTheme="majorHAnsi" w:hAnsiTheme="majorHAnsi" w:cs="Arial"/>
                <w:sz w:val="28"/>
                <w:szCs w:val="28"/>
              </w:rPr>
              <w:t xml:space="preserve"> </w:t>
            </w:r>
          </w:p>
        </w:tc>
        <w:tc>
          <w:tcPr>
            <w:tcW w:w="4189" w:type="dxa"/>
            <w:gridSpan w:val="3"/>
          </w:tcPr>
          <w:p w14:paraId="44A3FCB4" w14:textId="717CB03B" w:rsidR="006B684C" w:rsidRPr="005A4A5E" w:rsidDel="00305AA3" w:rsidRDefault="006B684C" w:rsidP="005A4A5E">
            <w:pPr>
              <w:spacing w:after="0" w:line="240" w:lineRule="auto"/>
              <w:jc w:val="both"/>
              <w:rPr>
                <w:del w:id="0" w:author="Admin" w:date="2025-12-18T15:03:00Z" w16du:dateUtc="2025-12-18T12:03:00Z"/>
                <w:rFonts w:asciiTheme="majorHAnsi" w:hAnsiTheme="majorHAnsi" w:cs="Arial"/>
                <w:sz w:val="28"/>
                <w:szCs w:val="28"/>
              </w:rPr>
            </w:pPr>
          </w:p>
          <w:p w14:paraId="62225663" w14:textId="4A58660B" w:rsidR="006B684C" w:rsidRPr="005A4A5E" w:rsidRDefault="006B684C" w:rsidP="005A4A5E">
            <w:pPr>
              <w:spacing w:after="0" w:line="240" w:lineRule="auto"/>
              <w:jc w:val="both"/>
              <w:rPr>
                <w:rFonts w:asciiTheme="majorHAnsi" w:hAnsiTheme="majorHAnsi" w:cs="Arial"/>
                <w:sz w:val="28"/>
                <w:szCs w:val="28"/>
              </w:rPr>
            </w:pPr>
            <w:r w:rsidRPr="005A4A5E">
              <w:rPr>
                <w:rFonts w:asciiTheme="majorHAnsi" w:hAnsiTheme="majorHAnsi" w:cs="Arial"/>
                <w:sz w:val="28"/>
                <w:szCs w:val="28"/>
              </w:rPr>
              <w:t>Dar es Salam</w:t>
            </w:r>
          </w:p>
        </w:tc>
      </w:tr>
    </w:tbl>
    <w:p w14:paraId="22B0121A" w14:textId="77777777" w:rsidR="006B684C" w:rsidRPr="005A4A5E" w:rsidRDefault="006B684C" w:rsidP="005A4A5E">
      <w:pPr>
        <w:spacing w:line="360" w:lineRule="auto"/>
        <w:jc w:val="both"/>
        <w:rPr>
          <w:rFonts w:asciiTheme="majorHAnsi" w:hAnsiTheme="majorHAnsi" w:cs="Arial"/>
          <w:sz w:val="28"/>
          <w:szCs w:val="28"/>
        </w:rPr>
      </w:pPr>
    </w:p>
    <w:p w14:paraId="57B337D3" w14:textId="77777777" w:rsidR="006B684C" w:rsidRPr="005A4A5E" w:rsidRDefault="006B684C" w:rsidP="005A4A5E">
      <w:pPr>
        <w:spacing w:line="360" w:lineRule="auto"/>
        <w:jc w:val="center"/>
        <w:rPr>
          <w:rFonts w:asciiTheme="majorHAnsi" w:hAnsiTheme="majorHAnsi" w:cs="Arial"/>
          <w:b/>
          <w:bCs/>
          <w:sz w:val="28"/>
          <w:szCs w:val="28"/>
        </w:rPr>
      </w:pPr>
      <w:r w:rsidRPr="005A4A5E">
        <w:rPr>
          <w:rFonts w:asciiTheme="majorHAnsi" w:hAnsiTheme="majorHAnsi" w:cs="Arial"/>
          <w:b/>
          <w:bCs/>
          <w:sz w:val="28"/>
          <w:szCs w:val="28"/>
        </w:rPr>
        <w:t>Report prepared by:</w:t>
      </w:r>
    </w:p>
    <w:p w14:paraId="4EFD2A50" w14:textId="76EB9813" w:rsidR="006B684C" w:rsidRDefault="006B684C" w:rsidP="005A4A5E">
      <w:pPr>
        <w:spacing w:line="360" w:lineRule="auto"/>
        <w:jc w:val="both"/>
        <w:rPr>
          <w:rFonts w:asciiTheme="majorHAnsi" w:hAnsiTheme="majorHAnsi" w:cs="Arial"/>
          <w:sz w:val="28"/>
          <w:szCs w:val="28"/>
        </w:rPr>
      </w:pPr>
      <w:r w:rsidRPr="005A4A5E">
        <w:rPr>
          <w:rFonts w:asciiTheme="majorHAnsi" w:hAnsiTheme="majorHAnsi" w:cs="Arial"/>
          <w:sz w:val="28"/>
          <w:szCs w:val="28"/>
        </w:rPr>
        <w:t>Fisheries Stock Assessment Experts</w:t>
      </w:r>
      <w:r w:rsidR="00561004" w:rsidRPr="005A4A5E">
        <w:rPr>
          <w:rFonts w:asciiTheme="majorHAnsi" w:hAnsiTheme="majorHAnsi" w:cs="Arial"/>
          <w:sz w:val="28"/>
          <w:szCs w:val="28"/>
        </w:rPr>
        <w:t xml:space="preserve"> (Dr</w:t>
      </w:r>
      <w:ins w:id="1" w:author="Admin" w:date="2025-12-18T15:02:00Z" w16du:dateUtc="2025-12-18T12:02:00Z">
        <w:r w:rsidR="00305AA3">
          <w:rPr>
            <w:rFonts w:asciiTheme="majorHAnsi" w:hAnsiTheme="majorHAnsi" w:cs="Arial"/>
            <w:sz w:val="28"/>
            <w:szCs w:val="28"/>
          </w:rPr>
          <w:t>.</w:t>
        </w:r>
      </w:ins>
      <w:r w:rsidR="00561004" w:rsidRPr="005A4A5E">
        <w:rPr>
          <w:rFonts w:asciiTheme="majorHAnsi" w:hAnsiTheme="majorHAnsi" w:cs="Arial"/>
          <w:sz w:val="28"/>
          <w:szCs w:val="28"/>
        </w:rPr>
        <w:t xml:space="preserve"> Ismael Kimirei, Dr</w:t>
      </w:r>
      <w:ins w:id="2" w:author="Admin" w:date="2025-12-18T15:02:00Z" w16du:dateUtc="2025-12-18T12:02:00Z">
        <w:r w:rsidR="00305AA3">
          <w:rPr>
            <w:rFonts w:asciiTheme="majorHAnsi" w:hAnsiTheme="majorHAnsi" w:cs="Arial"/>
            <w:sz w:val="28"/>
            <w:szCs w:val="28"/>
          </w:rPr>
          <w:t>.</w:t>
        </w:r>
      </w:ins>
      <w:r w:rsidR="00561004" w:rsidRPr="005A4A5E">
        <w:rPr>
          <w:rFonts w:asciiTheme="majorHAnsi" w:hAnsiTheme="majorHAnsi" w:cs="Arial"/>
          <w:sz w:val="28"/>
          <w:szCs w:val="28"/>
        </w:rPr>
        <w:t xml:space="preserve"> Rushingisha George, Dr</w:t>
      </w:r>
      <w:ins w:id="3" w:author="Admin" w:date="2025-12-18T15:02:00Z" w16du:dateUtc="2025-12-18T12:02:00Z">
        <w:r w:rsidR="00305AA3">
          <w:rPr>
            <w:rFonts w:asciiTheme="majorHAnsi" w:hAnsiTheme="majorHAnsi" w:cs="Arial"/>
            <w:sz w:val="28"/>
            <w:szCs w:val="28"/>
          </w:rPr>
          <w:t>.</w:t>
        </w:r>
      </w:ins>
      <w:r w:rsidR="00561004" w:rsidRPr="005A4A5E">
        <w:rPr>
          <w:rFonts w:asciiTheme="majorHAnsi" w:hAnsiTheme="majorHAnsi" w:cs="Arial"/>
          <w:sz w:val="28"/>
          <w:szCs w:val="28"/>
        </w:rPr>
        <w:t xml:space="preserve"> Masumbuko Semba, &amp; Dr</w:t>
      </w:r>
      <w:ins w:id="4" w:author="Admin" w:date="2025-12-18T15:02:00Z" w16du:dateUtc="2025-12-18T12:02:00Z">
        <w:r w:rsidR="00305AA3">
          <w:rPr>
            <w:rFonts w:asciiTheme="majorHAnsi" w:hAnsiTheme="majorHAnsi" w:cs="Arial"/>
            <w:sz w:val="28"/>
            <w:szCs w:val="28"/>
          </w:rPr>
          <w:t>.</w:t>
        </w:r>
      </w:ins>
      <w:r w:rsidR="00561004" w:rsidRPr="005A4A5E">
        <w:rPr>
          <w:rFonts w:asciiTheme="majorHAnsi" w:hAnsiTheme="majorHAnsi" w:cs="Arial"/>
          <w:sz w:val="28"/>
          <w:szCs w:val="28"/>
        </w:rPr>
        <w:t xml:space="preserve"> M</w:t>
      </w:r>
      <w:ins w:id="5" w:author="Admin" w:date="2025-12-18T15:02:00Z" w16du:dateUtc="2025-12-18T12:02:00Z">
        <w:r w:rsidR="00305AA3">
          <w:rPr>
            <w:rFonts w:asciiTheme="majorHAnsi" w:hAnsiTheme="majorHAnsi" w:cs="Arial"/>
            <w:sz w:val="28"/>
            <w:szCs w:val="28"/>
          </w:rPr>
          <w:t>a</w:t>
        </w:r>
      </w:ins>
      <w:del w:id="6" w:author="Admin" w:date="2025-12-18T15:02:00Z" w16du:dateUtc="2025-12-18T12:02:00Z">
        <w:r w:rsidR="00561004" w:rsidRPr="005A4A5E" w:rsidDel="00305AA3">
          <w:rPr>
            <w:rFonts w:asciiTheme="majorHAnsi" w:hAnsiTheme="majorHAnsi" w:cs="Arial"/>
            <w:sz w:val="28"/>
            <w:szCs w:val="28"/>
          </w:rPr>
          <w:delText>e</w:delText>
        </w:r>
      </w:del>
      <w:r w:rsidR="00561004" w:rsidRPr="005A4A5E">
        <w:rPr>
          <w:rFonts w:asciiTheme="majorHAnsi" w:hAnsiTheme="majorHAnsi" w:cs="Arial"/>
          <w:sz w:val="28"/>
          <w:szCs w:val="28"/>
        </w:rPr>
        <w:t>ry Kishe)</w:t>
      </w:r>
    </w:p>
    <w:p w14:paraId="164CAAD3" w14:textId="77777777" w:rsidR="005A4A5E" w:rsidRPr="005A4A5E" w:rsidRDefault="005A4A5E" w:rsidP="005A4A5E">
      <w:pPr>
        <w:spacing w:line="360" w:lineRule="auto"/>
        <w:jc w:val="both"/>
        <w:rPr>
          <w:rFonts w:asciiTheme="majorHAnsi" w:hAnsiTheme="majorHAnsi" w:cs="Arial"/>
          <w:sz w:val="28"/>
          <w:szCs w:val="28"/>
        </w:rPr>
      </w:pPr>
    </w:p>
    <w:p w14:paraId="70A4B2C7" w14:textId="5A8BB870" w:rsidR="006B684C" w:rsidRPr="005A4A5E" w:rsidRDefault="00DB6ED5" w:rsidP="005A4A5E">
      <w:pPr>
        <w:tabs>
          <w:tab w:val="left" w:pos="820"/>
        </w:tabs>
        <w:spacing w:after="0" w:line="240" w:lineRule="auto"/>
        <w:jc w:val="center"/>
        <w:rPr>
          <w:rFonts w:asciiTheme="majorHAnsi" w:eastAsia="Arial" w:hAnsiTheme="majorHAnsi" w:cs="Arial"/>
          <w:bCs/>
          <w:iCs/>
          <w:color w:val="000000"/>
          <w:sz w:val="28"/>
          <w:szCs w:val="28"/>
        </w:rPr>
      </w:pPr>
      <w:bookmarkStart w:id="7" w:name="_Toc124111295"/>
      <w:r w:rsidRPr="005A4A5E">
        <w:rPr>
          <w:rFonts w:asciiTheme="majorHAnsi" w:eastAsia="Arial" w:hAnsiTheme="majorHAnsi" w:cs="Arial"/>
          <w:bCs/>
          <w:iCs/>
          <w:color w:val="000000"/>
          <w:sz w:val="28"/>
          <w:szCs w:val="28"/>
        </w:rPr>
        <w:t>Tanzania Fisheries Research Institute</w:t>
      </w:r>
    </w:p>
    <w:p w14:paraId="23E87CF1" w14:textId="77777777" w:rsidR="00DB6ED5" w:rsidRPr="005A4A5E" w:rsidRDefault="00DB6ED5" w:rsidP="005A4A5E">
      <w:pPr>
        <w:tabs>
          <w:tab w:val="left" w:pos="820"/>
        </w:tabs>
        <w:spacing w:after="0" w:line="240" w:lineRule="auto"/>
        <w:jc w:val="both"/>
        <w:rPr>
          <w:rFonts w:asciiTheme="majorHAnsi" w:eastAsia="Arial" w:hAnsiTheme="majorHAnsi" w:cs="Arial"/>
          <w:b/>
          <w:i/>
          <w:sz w:val="20"/>
          <w:szCs w:val="20"/>
        </w:rPr>
      </w:pPr>
    </w:p>
    <w:p w14:paraId="701EE288" w14:textId="77777777" w:rsidR="005A4A5E" w:rsidRPr="005A4A5E" w:rsidRDefault="005A4A5E" w:rsidP="005A4A5E">
      <w:pPr>
        <w:spacing w:after="160" w:line="278" w:lineRule="auto"/>
        <w:jc w:val="both"/>
        <w:rPr>
          <w:rFonts w:asciiTheme="majorHAnsi" w:eastAsia="Arial" w:hAnsiTheme="majorHAnsi" w:cs="Arial"/>
          <w:b/>
          <w:i/>
          <w:sz w:val="20"/>
          <w:szCs w:val="20"/>
        </w:rPr>
      </w:pPr>
      <w:r w:rsidRPr="005A4A5E">
        <w:rPr>
          <w:rFonts w:asciiTheme="majorHAnsi" w:eastAsia="Arial" w:hAnsiTheme="majorHAnsi" w:cs="Arial"/>
          <w:b/>
          <w:i/>
          <w:sz w:val="20"/>
          <w:szCs w:val="20"/>
        </w:rPr>
        <w:br w:type="page"/>
      </w:r>
    </w:p>
    <w:p w14:paraId="37C8332F" w14:textId="44168AA9" w:rsidR="004C661C" w:rsidRPr="00F26E25" w:rsidRDefault="006B684C" w:rsidP="00F26E25">
      <w:pPr>
        <w:pStyle w:val="Heading1"/>
        <w:jc w:val="both"/>
        <w:rPr>
          <w:rFonts w:eastAsia="Arial"/>
        </w:rPr>
      </w:pPr>
      <w:r w:rsidRPr="0023225F">
        <w:rPr>
          <w:rFonts w:eastAsia="Arial"/>
        </w:rPr>
        <w:lastRenderedPageBreak/>
        <w:t>Table of contents</w:t>
      </w:r>
    </w:p>
    <w:sdt>
      <w:sdtPr>
        <w:rPr>
          <w:rFonts w:asciiTheme="minorHAnsi" w:eastAsiaTheme="minorHAnsi" w:hAnsiTheme="minorHAnsi" w:cstheme="minorBidi"/>
          <w:color w:val="auto"/>
          <w:sz w:val="22"/>
          <w:szCs w:val="22"/>
        </w:rPr>
        <w:id w:val="2048171603"/>
        <w:docPartObj>
          <w:docPartGallery w:val="Table of Contents"/>
          <w:docPartUnique/>
        </w:docPartObj>
      </w:sdtPr>
      <w:sdtEndPr>
        <w:rPr>
          <w:b/>
          <w:bCs/>
          <w:noProof/>
        </w:rPr>
      </w:sdtEndPr>
      <w:sdtContent>
        <w:p w14:paraId="5C5A5E2C" w14:textId="21B00924" w:rsidR="005A4A5E" w:rsidRDefault="005A4A5E">
          <w:pPr>
            <w:pStyle w:val="TOCHeading"/>
          </w:pPr>
        </w:p>
        <w:p w14:paraId="3F242BB1" w14:textId="63A30784" w:rsidR="0023225F" w:rsidRDefault="005A4A5E">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16780866" w:history="1">
            <w:r w:rsidR="0023225F" w:rsidRPr="00A62A45">
              <w:rPr>
                <w:rStyle w:val="Hyperlink"/>
                <w:rFonts w:eastAsia="Arial"/>
                <w:noProof/>
              </w:rPr>
              <w:t>Executive Summary</w:t>
            </w:r>
            <w:r w:rsidR="0023225F">
              <w:rPr>
                <w:noProof/>
                <w:webHidden/>
              </w:rPr>
              <w:tab/>
            </w:r>
            <w:r w:rsidR="0023225F">
              <w:rPr>
                <w:noProof/>
                <w:webHidden/>
              </w:rPr>
              <w:fldChar w:fldCharType="begin"/>
            </w:r>
            <w:r w:rsidR="0023225F">
              <w:rPr>
                <w:noProof/>
                <w:webHidden/>
              </w:rPr>
              <w:instrText xml:space="preserve"> PAGEREF _Toc216780866 \h </w:instrText>
            </w:r>
            <w:r w:rsidR="0023225F">
              <w:rPr>
                <w:noProof/>
                <w:webHidden/>
              </w:rPr>
            </w:r>
            <w:r w:rsidR="0023225F">
              <w:rPr>
                <w:noProof/>
                <w:webHidden/>
              </w:rPr>
              <w:fldChar w:fldCharType="separate"/>
            </w:r>
            <w:r w:rsidR="0023225F">
              <w:rPr>
                <w:noProof/>
                <w:webHidden/>
              </w:rPr>
              <w:t>3</w:t>
            </w:r>
            <w:r w:rsidR="0023225F">
              <w:rPr>
                <w:noProof/>
                <w:webHidden/>
              </w:rPr>
              <w:fldChar w:fldCharType="end"/>
            </w:r>
          </w:hyperlink>
        </w:p>
        <w:p w14:paraId="69AD031C" w14:textId="22DFC254" w:rsidR="0023225F" w:rsidRDefault="0023225F">
          <w:pPr>
            <w:pStyle w:val="TOC1"/>
            <w:tabs>
              <w:tab w:val="left" w:pos="480"/>
              <w:tab w:val="right" w:leader="dot" w:pos="9350"/>
            </w:tabs>
            <w:rPr>
              <w:rFonts w:eastAsiaTheme="minorEastAsia"/>
              <w:noProof/>
              <w:kern w:val="2"/>
              <w:sz w:val="24"/>
              <w:szCs w:val="24"/>
              <w14:ligatures w14:val="standardContextual"/>
            </w:rPr>
          </w:pPr>
          <w:hyperlink w:anchor="_Toc216780867" w:history="1">
            <w:r w:rsidRPr="00A62A45">
              <w:rPr>
                <w:rStyle w:val="Hyperlink"/>
                <w:noProof/>
              </w:rPr>
              <w:t>1.</w:t>
            </w:r>
            <w:r>
              <w:rPr>
                <w:rFonts w:eastAsiaTheme="minorEastAsia"/>
                <w:noProof/>
                <w:kern w:val="2"/>
                <w:sz w:val="24"/>
                <w:szCs w:val="24"/>
                <w14:ligatures w14:val="standardContextual"/>
              </w:rPr>
              <w:tab/>
            </w:r>
            <w:r w:rsidRPr="00A62A45">
              <w:rPr>
                <w:rStyle w:val="Hyperlink"/>
                <w:noProof/>
              </w:rPr>
              <w:t>Objectives and Outcomes achieved</w:t>
            </w:r>
            <w:r>
              <w:rPr>
                <w:noProof/>
                <w:webHidden/>
              </w:rPr>
              <w:tab/>
            </w:r>
            <w:r>
              <w:rPr>
                <w:noProof/>
                <w:webHidden/>
              </w:rPr>
              <w:fldChar w:fldCharType="begin"/>
            </w:r>
            <w:r>
              <w:rPr>
                <w:noProof/>
                <w:webHidden/>
              </w:rPr>
              <w:instrText xml:space="preserve"> PAGEREF _Toc216780867 \h </w:instrText>
            </w:r>
            <w:r>
              <w:rPr>
                <w:noProof/>
                <w:webHidden/>
              </w:rPr>
            </w:r>
            <w:r>
              <w:rPr>
                <w:noProof/>
                <w:webHidden/>
              </w:rPr>
              <w:fldChar w:fldCharType="separate"/>
            </w:r>
            <w:r>
              <w:rPr>
                <w:noProof/>
                <w:webHidden/>
              </w:rPr>
              <w:t>5</w:t>
            </w:r>
            <w:r>
              <w:rPr>
                <w:noProof/>
                <w:webHidden/>
              </w:rPr>
              <w:fldChar w:fldCharType="end"/>
            </w:r>
          </w:hyperlink>
        </w:p>
        <w:p w14:paraId="2D5D32E6" w14:textId="076F3855" w:rsidR="0023225F" w:rsidRDefault="0023225F">
          <w:pPr>
            <w:pStyle w:val="TOC1"/>
            <w:tabs>
              <w:tab w:val="left" w:pos="480"/>
              <w:tab w:val="right" w:leader="dot" w:pos="9350"/>
            </w:tabs>
            <w:rPr>
              <w:rFonts w:eastAsiaTheme="minorEastAsia"/>
              <w:noProof/>
              <w:kern w:val="2"/>
              <w:sz w:val="24"/>
              <w:szCs w:val="24"/>
              <w14:ligatures w14:val="standardContextual"/>
            </w:rPr>
          </w:pPr>
          <w:hyperlink w:anchor="_Toc216780868" w:history="1">
            <w:r w:rsidRPr="00A62A45">
              <w:rPr>
                <w:rStyle w:val="Hyperlink"/>
                <w:noProof/>
              </w:rPr>
              <w:t>2.</w:t>
            </w:r>
            <w:r>
              <w:rPr>
                <w:rFonts w:eastAsiaTheme="minorEastAsia"/>
                <w:noProof/>
                <w:kern w:val="2"/>
                <w:sz w:val="24"/>
                <w:szCs w:val="24"/>
                <w14:ligatures w14:val="standardContextual"/>
              </w:rPr>
              <w:tab/>
            </w:r>
            <w:r w:rsidRPr="00A62A45">
              <w:rPr>
                <w:rStyle w:val="Hyperlink"/>
                <w:noProof/>
              </w:rPr>
              <w:t>Project Implementation</w:t>
            </w:r>
            <w:r>
              <w:rPr>
                <w:noProof/>
                <w:webHidden/>
              </w:rPr>
              <w:tab/>
            </w:r>
            <w:r>
              <w:rPr>
                <w:noProof/>
                <w:webHidden/>
              </w:rPr>
              <w:fldChar w:fldCharType="begin"/>
            </w:r>
            <w:r>
              <w:rPr>
                <w:noProof/>
                <w:webHidden/>
              </w:rPr>
              <w:instrText xml:space="preserve"> PAGEREF _Toc216780868 \h </w:instrText>
            </w:r>
            <w:r>
              <w:rPr>
                <w:noProof/>
                <w:webHidden/>
              </w:rPr>
            </w:r>
            <w:r>
              <w:rPr>
                <w:noProof/>
                <w:webHidden/>
              </w:rPr>
              <w:fldChar w:fldCharType="separate"/>
            </w:r>
            <w:r>
              <w:rPr>
                <w:noProof/>
                <w:webHidden/>
              </w:rPr>
              <w:t>10</w:t>
            </w:r>
            <w:r>
              <w:rPr>
                <w:noProof/>
                <w:webHidden/>
              </w:rPr>
              <w:fldChar w:fldCharType="end"/>
            </w:r>
          </w:hyperlink>
        </w:p>
        <w:p w14:paraId="6B766058" w14:textId="76F901D4" w:rsidR="0023225F" w:rsidRDefault="0023225F">
          <w:pPr>
            <w:pStyle w:val="TOC1"/>
            <w:tabs>
              <w:tab w:val="left" w:pos="480"/>
              <w:tab w:val="right" w:leader="dot" w:pos="9350"/>
            </w:tabs>
            <w:rPr>
              <w:rFonts w:eastAsiaTheme="minorEastAsia"/>
              <w:noProof/>
              <w:kern w:val="2"/>
              <w:sz w:val="24"/>
              <w:szCs w:val="24"/>
              <w14:ligatures w14:val="standardContextual"/>
            </w:rPr>
          </w:pPr>
          <w:hyperlink w:anchor="_Toc216780869" w:history="1">
            <w:r w:rsidRPr="00A62A45">
              <w:rPr>
                <w:rStyle w:val="Hyperlink"/>
                <w:noProof/>
              </w:rPr>
              <w:t>3.</w:t>
            </w:r>
            <w:r>
              <w:rPr>
                <w:rFonts w:eastAsiaTheme="minorEastAsia"/>
                <w:noProof/>
                <w:kern w:val="2"/>
                <w:sz w:val="24"/>
                <w:szCs w:val="24"/>
                <w14:ligatures w14:val="standardContextual"/>
              </w:rPr>
              <w:tab/>
            </w:r>
            <w:r w:rsidRPr="00A62A45">
              <w:rPr>
                <w:rStyle w:val="Hyperlink"/>
                <w:noProof/>
              </w:rPr>
              <w:t>Other Activities implemented.</w:t>
            </w:r>
            <w:r>
              <w:rPr>
                <w:noProof/>
                <w:webHidden/>
              </w:rPr>
              <w:tab/>
            </w:r>
            <w:r>
              <w:rPr>
                <w:noProof/>
                <w:webHidden/>
              </w:rPr>
              <w:fldChar w:fldCharType="begin"/>
            </w:r>
            <w:r>
              <w:rPr>
                <w:noProof/>
                <w:webHidden/>
              </w:rPr>
              <w:instrText xml:space="preserve"> PAGEREF _Toc216780869 \h </w:instrText>
            </w:r>
            <w:r>
              <w:rPr>
                <w:noProof/>
                <w:webHidden/>
              </w:rPr>
            </w:r>
            <w:r>
              <w:rPr>
                <w:noProof/>
                <w:webHidden/>
              </w:rPr>
              <w:fldChar w:fldCharType="separate"/>
            </w:r>
            <w:r>
              <w:rPr>
                <w:noProof/>
                <w:webHidden/>
              </w:rPr>
              <w:t>10</w:t>
            </w:r>
            <w:r>
              <w:rPr>
                <w:noProof/>
                <w:webHidden/>
              </w:rPr>
              <w:fldChar w:fldCharType="end"/>
            </w:r>
          </w:hyperlink>
        </w:p>
        <w:p w14:paraId="375AF20D" w14:textId="1BCA67A1" w:rsidR="0023225F" w:rsidRDefault="0023225F">
          <w:pPr>
            <w:pStyle w:val="TOC1"/>
            <w:tabs>
              <w:tab w:val="left" w:pos="480"/>
              <w:tab w:val="right" w:leader="dot" w:pos="9350"/>
            </w:tabs>
            <w:rPr>
              <w:rFonts w:eastAsiaTheme="minorEastAsia"/>
              <w:noProof/>
              <w:kern w:val="2"/>
              <w:sz w:val="24"/>
              <w:szCs w:val="24"/>
              <w14:ligatures w14:val="standardContextual"/>
            </w:rPr>
          </w:pPr>
          <w:hyperlink w:anchor="_Toc216780870" w:history="1">
            <w:r w:rsidRPr="00A62A45">
              <w:rPr>
                <w:rStyle w:val="Hyperlink"/>
                <w:noProof/>
              </w:rPr>
              <w:t>4.</w:t>
            </w:r>
            <w:r>
              <w:rPr>
                <w:rFonts w:eastAsiaTheme="minorEastAsia"/>
                <w:noProof/>
                <w:kern w:val="2"/>
                <w:sz w:val="24"/>
                <w:szCs w:val="24"/>
                <w14:ligatures w14:val="standardContextual"/>
              </w:rPr>
              <w:tab/>
            </w:r>
            <w:r w:rsidRPr="00A62A45">
              <w:rPr>
                <w:rStyle w:val="Hyperlink"/>
                <w:noProof/>
              </w:rPr>
              <w:t>Problems</w:t>
            </w:r>
            <w:r w:rsidRPr="00A62A45">
              <w:rPr>
                <w:rStyle w:val="Hyperlink"/>
                <w:noProof/>
                <w:spacing w:val="-10"/>
              </w:rPr>
              <w:t xml:space="preserve"> </w:t>
            </w:r>
            <w:r w:rsidRPr="00A62A45">
              <w:rPr>
                <w:rStyle w:val="Hyperlink"/>
                <w:noProof/>
              </w:rPr>
              <w:t>encountered</w:t>
            </w:r>
            <w:r>
              <w:rPr>
                <w:noProof/>
                <w:webHidden/>
              </w:rPr>
              <w:tab/>
            </w:r>
            <w:r>
              <w:rPr>
                <w:noProof/>
                <w:webHidden/>
              </w:rPr>
              <w:fldChar w:fldCharType="begin"/>
            </w:r>
            <w:r>
              <w:rPr>
                <w:noProof/>
                <w:webHidden/>
              </w:rPr>
              <w:instrText xml:space="preserve"> PAGEREF _Toc216780870 \h </w:instrText>
            </w:r>
            <w:r>
              <w:rPr>
                <w:noProof/>
                <w:webHidden/>
              </w:rPr>
            </w:r>
            <w:r>
              <w:rPr>
                <w:noProof/>
                <w:webHidden/>
              </w:rPr>
              <w:fldChar w:fldCharType="separate"/>
            </w:r>
            <w:r>
              <w:rPr>
                <w:noProof/>
                <w:webHidden/>
              </w:rPr>
              <w:t>10</w:t>
            </w:r>
            <w:r>
              <w:rPr>
                <w:noProof/>
                <w:webHidden/>
              </w:rPr>
              <w:fldChar w:fldCharType="end"/>
            </w:r>
          </w:hyperlink>
        </w:p>
        <w:p w14:paraId="3704ADB9" w14:textId="0BFF0BAF" w:rsidR="0023225F" w:rsidRDefault="0023225F">
          <w:pPr>
            <w:pStyle w:val="TOC1"/>
            <w:tabs>
              <w:tab w:val="left" w:pos="480"/>
              <w:tab w:val="right" w:leader="dot" w:pos="9350"/>
            </w:tabs>
            <w:rPr>
              <w:rFonts w:eastAsiaTheme="minorEastAsia"/>
              <w:noProof/>
              <w:kern w:val="2"/>
              <w:sz w:val="24"/>
              <w:szCs w:val="24"/>
              <w14:ligatures w14:val="standardContextual"/>
            </w:rPr>
          </w:pPr>
          <w:hyperlink w:anchor="_Toc216780871" w:history="1">
            <w:r w:rsidRPr="00A62A45">
              <w:rPr>
                <w:rStyle w:val="Hyperlink"/>
                <w:noProof/>
              </w:rPr>
              <w:t>5.</w:t>
            </w:r>
            <w:r>
              <w:rPr>
                <w:rFonts w:eastAsiaTheme="minorEastAsia"/>
                <w:noProof/>
                <w:kern w:val="2"/>
                <w:sz w:val="24"/>
                <w:szCs w:val="24"/>
                <w14:ligatures w14:val="standardContextual"/>
              </w:rPr>
              <w:tab/>
            </w:r>
            <w:r w:rsidRPr="00A62A45">
              <w:rPr>
                <w:rStyle w:val="Hyperlink"/>
                <w:noProof/>
              </w:rPr>
              <w:t>COVID-19 prevention and control measures</w:t>
            </w:r>
            <w:r>
              <w:rPr>
                <w:noProof/>
                <w:webHidden/>
              </w:rPr>
              <w:tab/>
            </w:r>
            <w:r>
              <w:rPr>
                <w:noProof/>
                <w:webHidden/>
              </w:rPr>
              <w:fldChar w:fldCharType="begin"/>
            </w:r>
            <w:r>
              <w:rPr>
                <w:noProof/>
                <w:webHidden/>
              </w:rPr>
              <w:instrText xml:space="preserve"> PAGEREF _Toc216780871 \h </w:instrText>
            </w:r>
            <w:r>
              <w:rPr>
                <w:noProof/>
                <w:webHidden/>
              </w:rPr>
            </w:r>
            <w:r>
              <w:rPr>
                <w:noProof/>
                <w:webHidden/>
              </w:rPr>
              <w:fldChar w:fldCharType="separate"/>
            </w:r>
            <w:r>
              <w:rPr>
                <w:noProof/>
                <w:webHidden/>
              </w:rPr>
              <w:t>10</w:t>
            </w:r>
            <w:r>
              <w:rPr>
                <w:noProof/>
                <w:webHidden/>
              </w:rPr>
              <w:fldChar w:fldCharType="end"/>
            </w:r>
          </w:hyperlink>
        </w:p>
        <w:p w14:paraId="4989533F" w14:textId="2CC2093F" w:rsidR="0023225F" w:rsidRDefault="0023225F">
          <w:pPr>
            <w:pStyle w:val="TOC1"/>
            <w:tabs>
              <w:tab w:val="left" w:pos="480"/>
              <w:tab w:val="right" w:leader="dot" w:pos="9350"/>
            </w:tabs>
            <w:rPr>
              <w:rFonts w:eastAsiaTheme="minorEastAsia"/>
              <w:noProof/>
              <w:kern w:val="2"/>
              <w:sz w:val="24"/>
              <w:szCs w:val="24"/>
              <w14:ligatures w14:val="standardContextual"/>
            </w:rPr>
          </w:pPr>
          <w:hyperlink w:anchor="_Toc216780872" w:history="1">
            <w:r w:rsidRPr="00A62A45">
              <w:rPr>
                <w:rStyle w:val="Hyperlink"/>
                <w:noProof/>
              </w:rPr>
              <w:t>6.</w:t>
            </w:r>
            <w:r>
              <w:rPr>
                <w:rFonts w:eastAsiaTheme="minorEastAsia"/>
                <w:noProof/>
                <w:kern w:val="2"/>
                <w:sz w:val="24"/>
                <w:szCs w:val="24"/>
                <w14:ligatures w14:val="standardContextual"/>
              </w:rPr>
              <w:tab/>
            </w:r>
            <w:r w:rsidRPr="00A62A45">
              <w:rPr>
                <w:rStyle w:val="Hyperlink"/>
                <w:noProof/>
              </w:rPr>
              <w:t>Commitments on Accountability to Affected Population (AAP) Session</w:t>
            </w:r>
            <w:r>
              <w:rPr>
                <w:noProof/>
                <w:webHidden/>
              </w:rPr>
              <w:tab/>
            </w:r>
            <w:r>
              <w:rPr>
                <w:noProof/>
                <w:webHidden/>
              </w:rPr>
              <w:fldChar w:fldCharType="begin"/>
            </w:r>
            <w:r>
              <w:rPr>
                <w:noProof/>
                <w:webHidden/>
              </w:rPr>
              <w:instrText xml:space="preserve"> PAGEREF _Toc216780872 \h </w:instrText>
            </w:r>
            <w:r>
              <w:rPr>
                <w:noProof/>
                <w:webHidden/>
              </w:rPr>
            </w:r>
            <w:r>
              <w:rPr>
                <w:noProof/>
                <w:webHidden/>
              </w:rPr>
              <w:fldChar w:fldCharType="separate"/>
            </w:r>
            <w:r>
              <w:rPr>
                <w:noProof/>
                <w:webHidden/>
              </w:rPr>
              <w:t>10</w:t>
            </w:r>
            <w:r>
              <w:rPr>
                <w:noProof/>
                <w:webHidden/>
              </w:rPr>
              <w:fldChar w:fldCharType="end"/>
            </w:r>
          </w:hyperlink>
        </w:p>
        <w:p w14:paraId="344B64D7" w14:textId="5BDA1426" w:rsidR="0023225F" w:rsidRDefault="0023225F">
          <w:pPr>
            <w:pStyle w:val="TOC1"/>
            <w:tabs>
              <w:tab w:val="left" w:pos="480"/>
              <w:tab w:val="right" w:leader="dot" w:pos="9350"/>
            </w:tabs>
            <w:rPr>
              <w:rFonts w:eastAsiaTheme="minorEastAsia"/>
              <w:noProof/>
              <w:kern w:val="2"/>
              <w:sz w:val="24"/>
              <w:szCs w:val="24"/>
              <w14:ligatures w14:val="standardContextual"/>
            </w:rPr>
          </w:pPr>
          <w:hyperlink w:anchor="_Toc216780873" w:history="1">
            <w:r w:rsidRPr="00A62A45">
              <w:rPr>
                <w:rStyle w:val="Hyperlink"/>
                <w:noProof/>
              </w:rPr>
              <w:t>7.</w:t>
            </w:r>
            <w:r>
              <w:rPr>
                <w:rFonts w:eastAsiaTheme="minorEastAsia"/>
                <w:noProof/>
                <w:kern w:val="2"/>
                <w:sz w:val="24"/>
                <w:szCs w:val="24"/>
                <w14:ligatures w14:val="standardContextual"/>
              </w:rPr>
              <w:tab/>
            </w:r>
            <w:r w:rsidRPr="00A62A45">
              <w:rPr>
                <w:rStyle w:val="Hyperlink"/>
                <w:noProof/>
              </w:rPr>
              <w:t>Prevention of Sexual exploitation and Abuse (PSEA)</w:t>
            </w:r>
            <w:r>
              <w:rPr>
                <w:noProof/>
                <w:webHidden/>
              </w:rPr>
              <w:tab/>
            </w:r>
            <w:r>
              <w:rPr>
                <w:noProof/>
                <w:webHidden/>
              </w:rPr>
              <w:fldChar w:fldCharType="begin"/>
            </w:r>
            <w:r>
              <w:rPr>
                <w:noProof/>
                <w:webHidden/>
              </w:rPr>
              <w:instrText xml:space="preserve"> PAGEREF _Toc216780873 \h </w:instrText>
            </w:r>
            <w:r>
              <w:rPr>
                <w:noProof/>
                <w:webHidden/>
              </w:rPr>
            </w:r>
            <w:r>
              <w:rPr>
                <w:noProof/>
                <w:webHidden/>
              </w:rPr>
              <w:fldChar w:fldCharType="separate"/>
            </w:r>
            <w:r>
              <w:rPr>
                <w:noProof/>
                <w:webHidden/>
              </w:rPr>
              <w:t>11</w:t>
            </w:r>
            <w:r>
              <w:rPr>
                <w:noProof/>
                <w:webHidden/>
              </w:rPr>
              <w:fldChar w:fldCharType="end"/>
            </w:r>
          </w:hyperlink>
        </w:p>
        <w:p w14:paraId="4B68547C" w14:textId="3DA9D14B" w:rsidR="0023225F" w:rsidRDefault="0023225F">
          <w:pPr>
            <w:pStyle w:val="TOC1"/>
            <w:tabs>
              <w:tab w:val="left" w:pos="480"/>
              <w:tab w:val="right" w:leader="dot" w:pos="9350"/>
            </w:tabs>
            <w:rPr>
              <w:rFonts w:eastAsiaTheme="minorEastAsia"/>
              <w:noProof/>
              <w:kern w:val="2"/>
              <w:sz w:val="24"/>
              <w:szCs w:val="24"/>
              <w14:ligatures w14:val="standardContextual"/>
            </w:rPr>
          </w:pPr>
          <w:hyperlink w:anchor="_Toc216780874" w:history="1">
            <w:r w:rsidRPr="00A62A45">
              <w:rPr>
                <w:rStyle w:val="Hyperlink"/>
                <w:noProof/>
              </w:rPr>
              <w:t>8.</w:t>
            </w:r>
            <w:r>
              <w:rPr>
                <w:rFonts w:eastAsiaTheme="minorEastAsia"/>
                <w:noProof/>
                <w:kern w:val="2"/>
                <w:sz w:val="24"/>
                <w:szCs w:val="24"/>
                <w14:ligatures w14:val="standardContextual"/>
              </w:rPr>
              <w:tab/>
            </w:r>
            <w:r w:rsidRPr="00A62A45">
              <w:rPr>
                <w:rStyle w:val="Hyperlink"/>
                <w:noProof/>
              </w:rPr>
              <w:t>Recommendations</w:t>
            </w:r>
            <w:r>
              <w:rPr>
                <w:noProof/>
                <w:webHidden/>
              </w:rPr>
              <w:tab/>
            </w:r>
            <w:r>
              <w:rPr>
                <w:noProof/>
                <w:webHidden/>
              </w:rPr>
              <w:fldChar w:fldCharType="begin"/>
            </w:r>
            <w:r>
              <w:rPr>
                <w:noProof/>
                <w:webHidden/>
              </w:rPr>
              <w:instrText xml:space="preserve"> PAGEREF _Toc216780874 \h </w:instrText>
            </w:r>
            <w:r>
              <w:rPr>
                <w:noProof/>
                <w:webHidden/>
              </w:rPr>
            </w:r>
            <w:r>
              <w:rPr>
                <w:noProof/>
                <w:webHidden/>
              </w:rPr>
              <w:fldChar w:fldCharType="separate"/>
            </w:r>
            <w:r>
              <w:rPr>
                <w:noProof/>
                <w:webHidden/>
              </w:rPr>
              <w:t>11</w:t>
            </w:r>
            <w:r>
              <w:rPr>
                <w:noProof/>
                <w:webHidden/>
              </w:rPr>
              <w:fldChar w:fldCharType="end"/>
            </w:r>
          </w:hyperlink>
        </w:p>
        <w:p w14:paraId="7C7E04B7" w14:textId="3E6C76B5" w:rsidR="0023225F" w:rsidRDefault="0023225F">
          <w:pPr>
            <w:pStyle w:val="TOC1"/>
            <w:tabs>
              <w:tab w:val="left" w:pos="480"/>
              <w:tab w:val="right" w:leader="dot" w:pos="9350"/>
            </w:tabs>
            <w:rPr>
              <w:rFonts w:eastAsiaTheme="minorEastAsia"/>
              <w:noProof/>
              <w:kern w:val="2"/>
              <w:sz w:val="24"/>
              <w:szCs w:val="24"/>
              <w14:ligatures w14:val="standardContextual"/>
            </w:rPr>
          </w:pPr>
          <w:hyperlink w:anchor="_Toc216780875" w:history="1">
            <w:r w:rsidRPr="00A62A45">
              <w:rPr>
                <w:rStyle w:val="Hyperlink"/>
                <w:noProof/>
              </w:rPr>
              <w:t>9.</w:t>
            </w:r>
            <w:r>
              <w:rPr>
                <w:rFonts w:eastAsiaTheme="minorEastAsia"/>
                <w:noProof/>
                <w:kern w:val="2"/>
                <w:sz w:val="24"/>
                <w:szCs w:val="24"/>
                <w14:ligatures w14:val="standardContextual"/>
              </w:rPr>
              <w:tab/>
            </w:r>
            <w:r w:rsidRPr="00A62A45">
              <w:rPr>
                <w:rStyle w:val="Hyperlink"/>
                <w:noProof/>
              </w:rPr>
              <w:t>Lessons learned</w:t>
            </w:r>
            <w:r>
              <w:rPr>
                <w:noProof/>
                <w:webHidden/>
              </w:rPr>
              <w:tab/>
            </w:r>
            <w:r>
              <w:rPr>
                <w:noProof/>
                <w:webHidden/>
              </w:rPr>
              <w:fldChar w:fldCharType="begin"/>
            </w:r>
            <w:r>
              <w:rPr>
                <w:noProof/>
                <w:webHidden/>
              </w:rPr>
              <w:instrText xml:space="preserve"> PAGEREF _Toc216780875 \h </w:instrText>
            </w:r>
            <w:r>
              <w:rPr>
                <w:noProof/>
                <w:webHidden/>
              </w:rPr>
            </w:r>
            <w:r>
              <w:rPr>
                <w:noProof/>
                <w:webHidden/>
              </w:rPr>
              <w:fldChar w:fldCharType="separate"/>
            </w:r>
            <w:r>
              <w:rPr>
                <w:noProof/>
                <w:webHidden/>
              </w:rPr>
              <w:t>11</w:t>
            </w:r>
            <w:r>
              <w:rPr>
                <w:noProof/>
                <w:webHidden/>
              </w:rPr>
              <w:fldChar w:fldCharType="end"/>
            </w:r>
          </w:hyperlink>
        </w:p>
        <w:p w14:paraId="0987E15C" w14:textId="08EB4820" w:rsidR="0023225F" w:rsidRDefault="0023225F">
          <w:pPr>
            <w:pStyle w:val="TOC1"/>
            <w:tabs>
              <w:tab w:val="left" w:pos="720"/>
              <w:tab w:val="right" w:leader="dot" w:pos="9350"/>
            </w:tabs>
            <w:rPr>
              <w:rFonts w:eastAsiaTheme="minorEastAsia"/>
              <w:noProof/>
              <w:kern w:val="2"/>
              <w:sz w:val="24"/>
              <w:szCs w:val="24"/>
              <w14:ligatures w14:val="standardContextual"/>
            </w:rPr>
          </w:pPr>
          <w:hyperlink w:anchor="_Toc216780876" w:history="1">
            <w:r w:rsidRPr="00A62A45">
              <w:rPr>
                <w:rStyle w:val="Hyperlink"/>
                <w:noProof/>
              </w:rPr>
              <w:t>10.</w:t>
            </w:r>
            <w:r>
              <w:rPr>
                <w:rFonts w:eastAsiaTheme="minorEastAsia"/>
                <w:noProof/>
                <w:kern w:val="2"/>
                <w:sz w:val="24"/>
                <w:szCs w:val="24"/>
                <w14:ligatures w14:val="standardContextual"/>
              </w:rPr>
              <w:tab/>
            </w:r>
            <w:r w:rsidRPr="00A62A45">
              <w:rPr>
                <w:rStyle w:val="Hyperlink"/>
                <w:noProof/>
              </w:rPr>
              <w:t>Photographic evidence of work completed</w:t>
            </w:r>
            <w:r>
              <w:rPr>
                <w:noProof/>
                <w:webHidden/>
              </w:rPr>
              <w:tab/>
            </w:r>
            <w:r>
              <w:rPr>
                <w:noProof/>
                <w:webHidden/>
              </w:rPr>
              <w:fldChar w:fldCharType="begin"/>
            </w:r>
            <w:r>
              <w:rPr>
                <w:noProof/>
                <w:webHidden/>
              </w:rPr>
              <w:instrText xml:space="preserve"> PAGEREF _Toc216780876 \h </w:instrText>
            </w:r>
            <w:r>
              <w:rPr>
                <w:noProof/>
                <w:webHidden/>
              </w:rPr>
            </w:r>
            <w:r>
              <w:rPr>
                <w:noProof/>
                <w:webHidden/>
              </w:rPr>
              <w:fldChar w:fldCharType="separate"/>
            </w:r>
            <w:r>
              <w:rPr>
                <w:noProof/>
                <w:webHidden/>
              </w:rPr>
              <w:t>11</w:t>
            </w:r>
            <w:r>
              <w:rPr>
                <w:noProof/>
                <w:webHidden/>
              </w:rPr>
              <w:fldChar w:fldCharType="end"/>
            </w:r>
          </w:hyperlink>
        </w:p>
        <w:p w14:paraId="11DB9DF8" w14:textId="3CDD4A15" w:rsidR="005A4A5E" w:rsidRDefault="005A4A5E">
          <w:r>
            <w:rPr>
              <w:b/>
              <w:bCs/>
              <w:noProof/>
            </w:rPr>
            <w:fldChar w:fldCharType="end"/>
          </w:r>
        </w:p>
      </w:sdtContent>
    </w:sdt>
    <w:p w14:paraId="0041EF93" w14:textId="77777777" w:rsidR="005A4A5E" w:rsidRPr="005A4A5E" w:rsidRDefault="005A4A5E" w:rsidP="005A4A5E">
      <w:pPr>
        <w:spacing w:after="160" w:line="278" w:lineRule="auto"/>
        <w:jc w:val="both"/>
        <w:rPr>
          <w:rFonts w:asciiTheme="majorHAnsi" w:eastAsia="Arial" w:hAnsiTheme="majorHAnsi" w:cs="Arial"/>
          <w:b/>
          <w:i/>
          <w:sz w:val="20"/>
          <w:szCs w:val="20"/>
        </w:rPr>
      </w:pPr>
      <w:r w:rsidRPr="005A4A5E">
        <w:rPr>
          <w:rFonts w:asciiTheme="majorHAnsi" w:eastAsia="Arial" w:hAnsiTheme="majorHAnsi" w:cs="Arial"/>
          <w:b/>
          <w:i/>
          <w:sz w:val="20"/>
          <w:szCs w:val="20"/>
        </w:rPr>
        <w:br w:type="page"/>
      </w:r>
    </w:p>
    <w:p w14:paraId="2BB3848A" w14:textId="4C5BFE91" w:rsidR="006B684C" w:rsidRPr="005A4A5E" w:rsidRDefault="006B684C" w:rsidP="00DB3046">
      <w:pPr>
        <w:pStyle w:val="Heading1"/>
        <w:shd w:val="clear" w:color="auto" w:fill="C1E4F5" w:themeFill="accent1" w:themeFillTint="33"/>
        <w:jc w:val="both"/>
        <w:rPr>
          <w:rFonts w:eastAsia="Arial"/>
        </w:rPr>
      </w:pPr>
      <w:bookmarkStart w:id="8" w:name="_Toc216780866"/>
      <w:r w:rsidRPr="005A4A5E">
        <w:rPr>
          <w:rFonts w:eastAsia="Arial"/>
        </w:rPr>
        <w:lastRenderedPageBreak/>
        <w:t>Executive Summary</w:t>
      </w:r>
      <w:bookmarkEnd w:id="8"/>
    </w:p>
    <w:p w14:paraId="5E559F03" w14:textId="47E42F2A" w:rsidR="00DD203C" w:rsidRPr="007572A2" w:rsidRDefault="00DD203C" w:rsidP="00DB3046">
      <w:pPr>
        <w:shd w:val="clear" w:color="auto" w:fill="C1E4F5" w:themeFill="accent1" w:themeFillTint="33"/>
        <w:tabs>
          <w:tab w:val="left" w:pos="820"/>
        </w:tabs>
        <w:spacing w:after="0" w:line="240" w:lineRule="auto"/>
        <w:jc w:val="both"/>
        <w:rPr>
          <w:rFonts w:asciiTheme="majorHAnsi" w:hAnsiTheme="majorHAnsi" w:cs="Arial"/>
          <w:sz w:val="24"/>
          <w:szCs w:val="24"/>
        </w:rPr>
      </w:pPr>
      <w:bookmarkStart w:id="9" w:name="_Hlk155192464"/>
      <w:bookmarkEnd w:id="7"/>
      <w:r w:rsidRPr="007572A2">
        <w:rPr>
          <w:rFonts w:asciiTheme="majorHAnsi" w:hAnsiTheme="majorHAnsi" w:cs="Arial"/>
          <w:sz w:val="24"/>
          <w:szCs w:val="24"/>
        </w:rPr>
        <w:t xml:space="preserve">Fisheries are a cornerstone of food security, livelihoods, and the blue economy in Somalia, making </w:t>
      </w:r>
      <w:del w:id="10" w:author="Admin" w:date="2025-12-18T15:04:00Z" w16du:dateUtc="2025-12-18T12:04:00Z">
        <w:r w:rsidRPr="007572A2" w:rsidDel="00305AA3">
          <w:rPr>
            <w:rFonts w:asciiTheme="majorHAnsi" w:hAnsiTheme="majorHAnsi" w:cs="Arial"/>
            <w:sz w:val="24"/>
            <w:szCs w:val="24"/>
          </w:rPr>
          <w:delText xml:space="preserve">the </w:delText>
        </w:r>
      </w:del>
      <w:r w:rsidRPr="007572A2">
        <w:rPr>
          <w:rFonts w:asciiTheme="majorHAnsi" w:hAnsiTheme="majorHAnsi" w:cs="Arial"/>
          <w:sz w:val="24"/>
          <w:szCs w:val="24"/>
        </w:rPr>
        <w:t xml:space="preserve">sustainable management of these resources a national priority. In recognition of the critical role that robust scientific data and information play in effective fisheries management, FAO Somalia (FAOSO) </w:t>
      </w:r>
      <w:r w:rsidR="00E46DEA">
        <w:rPr>
          <w:rFonts w:asciiTheme="majorHAnsi" w:hAnsiTheme="majorHAnsi" w:cs="Arial"/>
          <w:sz w:val="24"/>
          <w:szCs w:val="24"/>
        </w:rPr>
        <w:t>i</w:t>
      </w:r>
      <w:r w:rsidR="00E46DEA" w:rsidRPr="00E46DEA">
        <w:rPr>
          <w:rFonts w:asciiTheme="majorHAnsi" w:hAnsiTheme="majorHAnsi" w:cs="Arial"/>
          <w:sz w:val="24"/>
          <w:szCs w:val="24"/>
        </w:rPr>
        <w:t>s supporting the Ministry of Fisheries and Blue Economy to strengthen national capacity in fish stock assessmen</w:t>
      </w:r>
      <w:r w:rsidR="00E46DEA">
        <w:rPr>
          <w:rFonts w:asciiTheme="majorHAnsi" w:hAnsiTheme="majorHAnsi" w:cs="Arial"/>
          <w:sz w:val="24"/>
          <w:szCs w:val="24"/>
        </w:rPr>
        <w:t>t</w:t>
      </w:r>
      <w:r w:rsidRPr="007572A2">
        <w:rPr>
          <w:rFonts w:asciiTheme="majorHAnsi" w:hAnsiTheme="majorHAnsi" w:cs="Arial"/>
          <w:sz w:val="24"/>
          <w:szCs w:val="24"/>
        </w:rPr>
        <w:t>.</w:t>
      </w:r>
    </w:p>
    <w:p w14:paraId="2589F340" w14:textId="77777777" w:rsidR="00DD203C" w:rsidRPr="007572A2" w:rsidRDefault="00DD203C" w:rsidP="00DB3046">
      <w:pPr>
        <w:shd w:val="clear" w:color="auto" w:fill="C1E4F5" w:themeFill="accent1" w:themeFillTint="33"/>
        <w:tabs>
          <w:tab w:val="left" w:pos="820"/>
        </w:tabs>
        <w:spacing w:after="0" w:line="240" w:lineRule="auto"/>
        <w:jc w:val="both"/>
        <w:rPr>
          <w:rFonts w:asciiTheme="majorHAnsi" w:eastAsia="Arial" w:hAnsiTheme="majorHAnsi" w:cs="Arial"/>
          <w:sz w:val="24"/>
          <w:szCs w:val="24"/>
        </w:rPr>
      </w:pPr>
    </w:p>
    <w:p w14:paraId="5DE74D07" w14:textId="58E87E33" w:rsidR="005A4A5E" w:rsidRDefault="006B684C" w:rsidP="00DB3046">
      <w:pPr>
        <w:shd w:val="clear" w:color="auto" w:fill="C1E4F5" w:themeFill="accent1" w:themeFillTint="33"/>
        <w:tabs>
          <w:tab w:val="left" w:pos="820"/>
        </w:tabs>
        <w:spacing w:after="0" w:line="240" w:lineRule="auto"/>
        <w:jc w:val="both"/>
        <w:rPr>
          <w:rFonts w:asciiTheme="majorHAnsi" w:hAnsiTheme="majorHAnsi" w:cs="Arial"/>
          <w:b/>
          <w:sz w:val="24"/>
          <w:szCs w:val="24"/>
        </w:rPr>
      </w:pPr>
      <w:r w:rsidRPr="007572A2">
        <w:rPr>
          <w:rFonts w:asciiTheme="majorHAnsi" w:eastAsia="Arial" w:hAnsiTheme="majorHAnsi" w:cs="Arial"/>
          <w:sz w:val="24"/>
          <w:szCs w:val="24"/>
        </w:rPr>
        <w:t xml:space="preserve">On </w:t>
      </w:r>
      <w:r w:rsidR="00DB6ED5" w:rsidRPr="007572A2">
        <w:rPr>
          <w:rFonts w:asciiTheme="majorHAnsi" w:eastAsia="Arial" w:hAnsiTheme="majorHAnsi" w:cs="Arial"/>
          <w:sz w:val="24"/>
          <w:szCs w:val="24"/>
        </w:rPr>
        <w:t>10</w:t>
      </w:r>
      <w:r w:rsidR="00DB6ED5" w:rsidRPr="007572A2">
        <w:rPr>
          <w:rFonts w:asciiTheme="majorHAnsi" w:eastAsia="Arial" w:hAnsiTheme="majorHAnsi" w:cs="Arial"/>
          <w:sz w:val="24"/>
          <w:szCs w:val="24"/>
          <w:vertAlign w:val="superscript"/>
        </w:rPr>
        <w:t>th</w:t>
      </w:r>
      <w:r w:rsidR="00DB6ED5" w:rsidRPr="007572A2">
        <w:rPr>
          <w:rFonts w:asciiTheme="majorHAnsi" w:eastAsia="Arial" w:hAnsiTheme="majorHAnsi" w:cs="Arial"/>
          <w:sz w:val="24"/>
          <w:szCs w:val="24"/>
        </w:rPr>
        <w:t xml:space="preserve"> December </w:t>
      </w:r>
      <w:r w:rsidRPr="007572A2">
        <w:rPr>
          <w:rFonts w:asciiTheme="majorHAnsi" w:eastAsia="Arial" w:hAnsiTheme="majorHAnsi" w:cs="Arial"/>
          <w:sz w:val="24"/>
          <w:szCs w:val="24"/>
        </w:rPr>
        <w:t>202</w:t>
      </w:r>
      <w:r w:rsidR="00DB6ED5" w:rsidRPr="007572A2">
        <w:rPr>
          <w:rFonts w:asciiTheme="majorHAnsi" w:eastAsia="Arial" w:hAnsiTheme="majorHAnsi" w:cs="Arial"/>
          <w:sz w:val="24"/>
          <w:szCs w:val="24"/>
        </w:rPr>
        <w:t>5</w:t>
      </w:r>
      <w:r w:rsidRPr="007572A2">
        <w:rPr>
          <w:rFonts w:asciiTheme="majorHAnsi" w:eastAsia="Arial" w:hAnsiTheme="majorHAnsi" w:cs="Arial"/>
          <w:sz w:val="24"/>
          <w:szCs w:val="24"/>
        </w:rPr>
        <w:t xml:space="preserve">, </w:t>
      </w:r>
      <w:ins w:id="11" w:author="Admin" w:date="2025-12-18T15:04:00Z" w16du:dateUtc="2025-12-18T12:04:00Z">
        <w:r w:rsidR="00305AA3">
          <w:rPr>
            <w:rFonts w:asciiTheme="majorHAnsi" w:eastAsia="Arial" w:hAnsiTheme="majorHAnsi" w:cs="Arial"/>
            <w:sz w:val="24"/>
            <w:szCs w:val="24"/>
          </w:rPr>
          <w:t xml:space="preserve">the </w:t>
        </w:r>
      </w:ins>
      <w:r w:rsidR="00DB6ED5" w:rsidRPr="007572A2">
        <w:rPr>
          <w:rFonts w:asciiTheme="majorHAnsi" w:eastAsia="Arial" w:hAnsiTheme="majorHAnsi" w:cs="Arial"/>
          <w:bCs/>
          <w:iCs/>
          <w:color w:val="000000"/>
          <w:sz w:val="24"/>
          <w:szCs w:val="24"/>
        </w:rPr>
        <w:t>Tanzania Fisheries Research Institute</w:t>
      </w:r>
      <w:r w:rsidR="00E46DEA">
        <w:rPr>
          <w:rFonts w:asciiTheme="majorHAnsi" w:eastAsia="Arial" w:hAnsiTheme="majorHAnsi" w:cs="Arial"/>
          <w:bCs/>
          <w:iCs/>
          <w:color w:val="000000"/>
          <w:sz w:val="24"/>
          <w:szCs w:val="24"/>
        </w:rPr>
        <w:t xml:space="preserve"> (TAFIRI)</w:t>
      </w:r>
      <w:r w:rsidR="008B2673">
        <w:rPr>
          <w:rFonts w:asciiTheme="majorHAnsi" w:eastAsia="Arial" w:hAnsiTheme="majorHAnsi" w:cs="Arial"/>
          <w:bCs/>
          <w:iCs/>
          <w:color w:val="000000"/>
          <w:sz w:val="24"/>
          <w:szCs w:val="24"/>
        </w:rPr>
        <w:t>,</w:t>
      </w:r>
      <w:r w:rsidR="00DB6ED5" w:rsidRPr="007572A2">
        <w:rPr>
          <w:rFonts w:asciiTheme="majorHAnsi" w:eastAsia="Arial" w:hAnsiTheme="majorHAnsi" w:cs="Arial"/>
          <w:bCs/>
          <w:iCs/>
          <w:color w:val="000000"/>
          <w:sz w:val="24"/>
          <w:szCs w:val="24"/>
        </w:rPr>
        <w:t xml:space="preserve"> </w:t>
      </w:r>
      <w:r w:rsidR="00DB6ED5" w:rsidRPr="007572A2">
        <w:rPr>
          <w:rFonts w:asciiTheme="majorHAnsi" w:eastAsia="Arial" w:hAnsiTheme="majorHAnsi" w:cs="Arial"/>
          <w:sz w:val="24"/>
          <w:szCs w:val="24"/>
        </w:rPr>
        <w:t>in</w:t>
      </w:r>
      <w:r w:rsidRPr="007572A2">
        <w:rPr>
          <w:rFonts w:asciiTheme="majorHAnsi" w:eastAsia="Arial" w:hAnsiTheme="majorHAnsi" w:cs="Arial"/>
          <w:sz w:val="24"/>
          <w:szCs w:val="24"/>
        </w:rPr>
        <w:t xml:space="preserve"> partnership with the Food and Agriculture Organization of the United Nations (FAO), signed a Letter of Agreement (</w:t>
      </w:r>
      <w:r w:rsidRPr="007572A2">
        <w:rPr>
          <w:rFonts w:asciiTheme="majorHAnsi" w:hAnsiTheme="majorHAnsi" w:cs="Arial"/>
          <w:sz w:val="24"/>
          <w:szCs w:val="24"/>
        </w:rPr>
        <w:t>Letter of Agreement (</w:t>
      </w:r>
      <w:proofErr w:type="spellStart"/>
      <w:r w:rsidRPr="007572A2">
        <w:rPr>
          <w:rFonts w:asciiTheme="majorHAnsi" w:hAnsiTheme="majorHAnsi" w:cs="Arial"/>
          <w:sz w:val="24"/>
          <w:szCs w:val="24"/>
        </w:rPr>
        <w:t>LoA</w:t>
      </w:r>
      <w:proofErr w:type="spellEnd"/>
      <w:r w:rsidR="00DB6ED5" w:rsidRPr="007572A2">
        <w:rPr>
          <w:rFonts w:asciiTheme="majorHAnsi" w:hAnsiTheme="majorHAnsi" w:cs="Arial"/>
          <w:sz w:val="24"/>
          <w:szCs w:val="24"/>
        </w:rPr>
        <w:t># 105</w:t>
      </w:r>
      <w:r w:rsidRPr="007572A2">
        <w:rPr>
          <w:rFonts w:asciiTheme="majorHAnsi" w:hAnsiTheme="majorHAnsi" w:cs="Arial"/>
          <w:sz w:val="24"/>
          <w:szCs w:val="24"/>
        </w:rPr>
        <w:t>/202</w:t>
      </w:r>
      <w:r w:rsidR="00DB6ED5" w:rsidRPr="007572A2">
        <w:rPr>
          <w:rFonts w:asciiTheme="majorHAnsi" w:hAnsiTheme="majorHAnsi" w:cs="Arial"/>
          <w:sz w:val="24"/>
          <w:szCs w:val="24"/>
        </w:rPr>
        <w:t>5</w:t>
      </w:r>
      <w:r w:rsidRPr="007572A2">
        <w:rPr>
          <w:rFonts w:asciiTheme="majorHAnsi" w:hAnsiTheme="majorHAnsi" w:cs="Arial"/>
          <w:sz w:val="24"/>
          <w:szCs w:val="24"/>
        </w:rPr>
        <w:t>)</w:t>
      </w:r>
      <w:r w:rsidRPr="007572A2">
        <w:rPr>
          <w:rFonts w:asciiTheme="majorHAnsi" w:hAnsiTheme="majorHAnsi" w:cs="Arial"/>
          <w:color w:val="000000"/>
          <w:sz w:val="24"/>
          <w:szCs w:val="24"/>
        </w:rPr>
        <w:t xml:space="preserve"> </w:t>
      </w:r>
      <w:bookmarkStart w:id="12" w:name="_Toc124111296"/>
      <w:bookmarkEnd w:id="9"/>
      <w:r w:rsidR="00DD203C" w:rsidRPr="007572A2">
        <w:rPr>
          <w:rFonts w:asciiTheme="majorHAnsi" w:hAnsiTheme="majorHAnsi" w:cs="Arial"/>
          <w:color w:val="000000"/>
          <w:sz w:val="24"/>
          <w:szCs w:val="24"/>
        </w:rPr>
        <w:t xml:space="preserve">for the provision of services on the </w:t>
      </w:r>
      <w:r w:rsidR="00DD203C" w:rsidRPr="007572A2">
        <w:rPr>
          <w:rFonts w:asciiTheme="majorHAnsi" w:hAnsiTheme="majorHAnsi" w:cs="Arial"/>
          <w:b/>
          <w:bCs/>
          <w:color w:val="000000"/>
          <w:sz w:val="24"/>
          <w:szCs w:val="24"/>
        </w:rPr>
        <w:t xml:space="preserve">implementation of fisheries stock assessment training, strategy development, and a study tour under the TCP </w:t>
      </w:r>
      <w:proofErr w:type="spellStart"/>
      <w:r w:rsidR="00DD203C" w:rsidRPr="007572A2">
        <w:rPr>
          <w:rFonts w:asciiTheme="majorHAnsi" w:hAnsiTheme="majorHAnsi" w:cs="Arial"/>
          <w:b/>
          <w:bCs/>
          <w:color w:val="000000"/>
          <w:sz w:val="24"/>
          <w:szCs w:val="24"/>
        </w:rPr>
        <w:t>programme</w:t>
      </w:r>
      <w:proofErr w:type="spellEnd"/>
      <w:r w:rsidR="00DD203C" w:rsidRPr="007572A2">
        <w:rPr>
          <w:rFonts w:asciiTheme="majorHAnsi" w:hAnsiTheme="majorHAnsi" w:cs="Arial"/>
          <w:b/>
          <w:bCs/>
          <w:color w:val="000000"/>
          <w:sz w:val="24"/>
          <w:szCs w:val="24"/>
        </w:rPr>
        <w:t xml:space="preserve"> (TCP/SOM/4003)</w:t>
      </w:r>
      <w:r w:rsidR="00DD203C" w:rsidRPr="007572A2">
        <w:rPr>
          <w:rFonts w:asciiTheme="majorHAnsi" w:hAnsiTheme="majorHAnsi" w:cs="Arial"/>
          <w:color w:val="000000"/>
          <w:sz w:val="24"/>
          <w:szCs w:val="24"/>
        </w:rPr>
        <w:t>.</w:t>
      </w:r>
      <w:r w:rsidR="00DD203C" w:rsidRPr="007572A2">
        <w:rPr>
          <w:rFonts w:asciiTheme="majorHAnsi" w:hAnsiTheme="majorHAnsi" w:cs="Arial"/>
          <w:b/>
          <w:sz w:val="24"/>
          <w:szCs w:val="24"/>
        </w:rPr>
        <w:t xml:space="preserve"> </w:t>
      </w:r>
    </w:p>
    <w:p w14:paraId="54C8FA3E" w14:textId="77777777" w:rsidR="00C47D1A" w:rsidRDefault="00C47D1A" w:rsidP="00DB3046">
      <w:pPr>
        <w:shd w:val="clear" w:color="auto" w:fill="C1E4F5" w:themeFill="accent1" w:themeFillTint="33"/>
        <w:tabs>
          <w:tab w:val="left" w:pos="820"/>
        </w:tabs>
        <w:spacing w:after="0" w:line="240" w:lineRule="auto"/>
        <w:jc w:val="both"/>
        <w:rPr>
          <w:rFonts w:asciiTheme="majorHAnsi" w:hAnsiTheme="majorHAnsi" w:cs="Arial"/>
          <w:b/>
          <w:sz w:val="24"/>
          <w:szCs w:val="24"/>
        </w:rPr>
      </w:pPr>
    </w:p>
    <w:p w14:paraId="31A400E3" w14:textId="28FDED2F" w:rsidR="00C47D1A" w:rsidRPr="00C47D1A" w:rsidRDefault="00C47D1A" w:rsidP="00DB3046">
      <w:pPr>
        <w:shd w:val="clear" w:color="auto" w:fill="C1E4F5" w:themeFill="accent1" w:themeFillTint="33"/>
        <w:tabs>
          <w:tab w:val="left" w:pos="820"/>
        </w:tabs>
        <w:spacing w:after="0" w:line="240" w:lineRule="auto"/>
        <w:jc w:val="both"/>
        <w:rPr>
          <w:rFonts w:asciiTheme="majorHAnsi" w:hAnsiTheme="majorHAnsi" w:cs="Arial"/>
          <w:bCs/>
          <w:sz w:val="24"/>
          <w:szCs w:val="24"/>
        </w:rPr>
      </w:pPr>
      <w:r w:rsidRPr="00C47D1A">
        <w:rPr>
          <w:rFonts w:asciiTheme="majorHAnsi" w:hAnsiTheme="majorHAnsi" w:cs="Arial"/>
          <w:bCs/>
          <w:sz w:val="24"/>
          <w:szCs w:val="24"/>
        </w:rPr>
        <w:t xml:space="preserve">TAFIRI </w:t>
      </w:r>
      <w:del w:id="13" w:author="Admin" w:date="2025-12-18T15:06:00Z" w16du:dateUtc="2025-12-18T12:06:00Z">
        <w:r w:rsidRPr="00C47D1A" w:rsidDel="00172403">
          <w:rPr>
            <w:rFonts w:asciiTheme="majorHAnsi" w:hAnsiTheme="majorHAnsi" w:cs="Arial"/>
            <w:bCs/>
            <w:sz w:val="24"/>
            <w:szCs w:val="24"/>
          </w:rPr>
          <w:delText xml:space="preserve">management </w:delText>
        </w:r>
      </w:del>
      <w:ins w:id="14" w:author="Admin" w:date="2025-12-18T15:06:00Z" w16du:dateUtc="2025-12-18T12:06:00Z">
        <w:r w:rsidR="00172403">
          <w:rPr>
            <w:rFonts w:asciiTheme="majorHAnsi" w:hAnsiTheme="majorHAnsi" w:cs="Arial"/>
            <w:bCs/>
            <w:sz w:val="24"/>
            <w:szCs w:val="24"/>
          </w:rPr>
          <w:t>has</w:t>
        </w:r>
        <w:r w:rsidR="00172403" w:rsidRPr="00C47D1A">
          <w:rPr>
            <w:rFonts w:asciiTheme="majorHAnsi" w:hAnsiTheme="majorHAnsi" w:cs="Arial"/>
            <w:bCs/>
            <w:sz w:val="24"/>
            <w:szCs w:val="24"/>
          </w:rPr>
          <w:t xml:space="preserve"> </w:t>
        </w:r>
      </w:ins>
      <w:r w:rsidRPr="00C47D1A">
        <w:rPr>
          <w:rFonts w:asciiTheme="majorHAnsi" w:hAnsiTheme="majorHAnsi" w:cs="Arial"/>
          <w:bCs/>
          <w:sz w:val="24"/>
          <w:szCs w:val="24"/>
        </w:rPr>
        <w:t>successfully conducted Activity 1</w:t>
      </w:r>
      <w:ins w:id="15" w:author="Admin" w:date="2025-12-18T15:06:00Z" w16du:dateUtc="2025-12-18T12:06:00Z">
        <w:r w:rsidR="00494E13">
          <w:rPr>
            <w:rFonts w:asciiTheme="majorHAnsi" w:hAnsiTheme="majorHAnsi" w:cs="Arial"/>
            <w:bCs/>
            <w:sz w:val="24"/>
            <w:szCs w:val="24"/>
          </w:rPr>
          <w:t xml:space="preserve"> of the </w:t>
        </w:r>
        <w:proofErr w:type="spellStart"/>
        <w:r w:rsidR="00494E13">
          <w:rPr>
            <w:rFonts w:asciiTheme="majorHAnsi" w:hAnsiTheme="majorHAnsi" w:cs="Arial"/>
            <w:bCs/>
            <w:sz w:val="24"/>
            <w:szCs w:val="24"/>
          </w:rPr>
          <w:t>LoA</w:t>
        </w:r>
      </w:ins>
      <w:proofErr w:type="spellEnd"/>
      <w:r w:rsidRPr="00C47D1A">
        <w:rPr>
          <w:rFonts w:asciiTheme="majorHAnsi" w:hAnsiTheme="majorHAnsi" w:cs="Arial"/>
          <w:bCs/>
          <w:sz w:val="24"/>
          <w:szCs w:val="24"/>
        </w:rPr>
        <w:t>—</w:t>
      </w:r>
      <w:r w:rsidRPr="00C47D1A">
        <w:rPr>
          <w:rFonts w:asciiTheme="majorHAnsi" w:hAnsiTheme="majorHAnsi" w:cs="Arial"/>
          <w:b/>
          <w:sz w:val="24"/>
          <w:szCs w:val="24"/>
        </w:rPr>
        <w:t>Project Team Nomination and Briefing</w:t>
      </w:r>
      <w:r w:rsidRPr="00C47D1A">
        <w:rPr>
          <w:rFonts w:asciiTheme="majorHAnsi" w:hAnsiTheme="majorHAnsi" w:cs="Arial"/>
          <w:bCs/>
          <w:sz w:val="24"/>
          <w:szCs w:val="24"/>
        </w:rPr>
        <w:t xml:space="preserve">—during which five experts were nominated on </w:t>
      </w:r>
      <w:r>
        <w:rPr>
          <w:rFonts w:asciiTheme="majorHAnsi" w:hAnsiTheme="majorHAnsi" w:cs="Arial"/>
          <w:bCs/>
          <w:sz w:val="24"/>
          <w:szCs w:val="24"/>
        </w:rPr>
        <w:t>10</w:t>
      </w:r>
      <w:r w:rsidRPr="00C47D1A">
        <w:rPr>
          <w:rFonts w:asciiTheme="majorHAnsi" w:hAnsiTheme="majorHAnsi" w:cs="Arial"/>
          <w:bCs/>
          <w:sz w:val="24"/>
          <w:szCs w:val="24"/>
          <w:vertAlign w:val="superscript"/>
        </w:rPr>
        <w:t>th</w:t>
      </w:r>
      <w:r>
        <w:rPr>
          <w:rFonts w:asciiTheme="majorHAnsi" w:hAnsiTheme="majorHAnsi" w:cs="Arial"/>
          <w:bCs/>
          <w:sz w:val="24"/>
          <w:szCs w:val="24"/>
        </w:rPr>
        <w:t xml:space="preserve"> December 2025</w:t>
      </w:r>
      <w:r w:rsidRPr="00C47D1A">
        <w:rPr>
          <w:rFonts w:asciiTheme="majorHAnsi" w:hAnsiTheme="majorHAnsi" w:cs="Arial"/>
          <w:bCs/>
          <w:sz w:val="24"/>
          <w:szCs w:val="24"/>
        </w:rPr>
        <w:t xml:space="preserve"> to implement the project activities in accordance with the project work plan.</w:t>
      </w:r>
    </w:p>
    <w:p w14:paraId="36C49DF6" w14:textId="77777777" w:rsidR="00C47D1A" w:rsidRPr="007572A2" w:rsidRDefault="00C47D1A" w:rsidP="00DB3046">
      <w:pPr>
        <w:shd w:val="clear" w:color="auto" w:fill="C1E4F5" w:themeFill="accent1" w:themeFillTint="33"/>
        <w:tabs>
          <w:tab w:val="left" w:pos="820"/>
        </w:tabs>
        <w:spacing w:after="0" w:line="240" w:lineRule="auto"/>
        <w:jc w:val="both"/>
        <w:rPr>
          <w:rFonts w:asciiTheme="majorHAnsi" w:hAnsiTheme="majorHAnsi" w:cs="Arial"/>
          <w:b/>
          <w:sz w:val="24"/>
          <w:szCs w:val="24"/>
        </w:rPr>
      </w:pPr>
    </w:p>
    <w:p w14:paraId="164C126C" w14:textId="6E3CA76A" w:rsidR="00243356" w:rsidRPr="007572A2" w:rsidRDefault="00452FEA" w:rsidP="00DB3046">
      <w:pPr>
        <w:shd w:val="clear" w:color="auto" w:fill="C1E4F5" w:themeFill="accent1" w:themeFillTint="33"/>
        <w:jc w:val="both"/>
        <w:rPr>
          <w:rFonts w:asciiTheme="majorHAnsi" w:hAnsiTheme="majorHAnsi"/>
          <w:sz w:val="24"/>
          <w:szCs w:val="24"/>
        </w:rPr>
      </w:pPr>
      <w:r>
        <w:rPr>
          <w:rFonts w:asciiTheme="majorHAnsi" w:hAnsiTheme="majorHAnsi"/>
          <w:sz w:val="24"/>
          <w:szCs w:val="24"/>
        </w:rPr>
        <w:t xml:space="preserve">Following completion of </w:t>
      </w:r>
      <w:r w:rsidRPr="00452FEA">
        <w:rPr>
          <w:rFonts w:asciiTheme="majorHAnsi" w:hAnsiTheme="majorHAnsi"/>
          <w:sz w:val="24"/>
          <w:szCs w:val="24"/>
        </w:rPr>
        <w:t>Activity 1, the project team then implemented Activity 2</w:t>
      </w:r>
      <w:r w:rsidRPr="00C47D1A">
        <w:rPr>
          <w:rFonts w:asciiTheme="majorHAnsi" w:hAnsiTheme="majorHAnsi" w:cs="Arial"/>
          <w:bCs/>
          <w:sz w:val="24"/>
          <w:szCs w:val="24"/>
        </w:rPr>
        <w:t>—</w:t>
      </w:r>
      <w:r w:rsidRPr="00452FEA">
        <w:rPr>
          <w:rFonts w:asciiTheme="majorHAnsi" w:hAnsiTheme="majorHAnsi"/>
          <w:b/>
          <w:bCs/>
          <w:sz w:val="24"/>
          <w:szCs w:val="24"/>
        </w:rPr>
        <w:t>Training Needs Assessment (TNA)</w:t>
      </w:r>
      <w:r w:rsidRPr="00452FEA">
        <w:rPr>
          <w:rFonts w:asciiTheme="majorHAnsi" w:hAnsiTheme="majorHAnsi"/>
          <w:sz w:val="24"/>
          <w:szCs w:val="24"/>
        </w:rPr>
        <w:t xml:space="preserve">. The main objective </w:t>
      </w:r>
      <w:ins w:id="16" w:author="Admin" w:date="2025-12-18T15:08:00Z" w16du:dateUtc="2025-12-18T12:08:00Z">
        <w:r w:rsidR="008C7D89">
          <w:rPr>
            <w:rFonts w:asciiTheme="majorHAnsi" w:hAnsiTheme="majorHAnsi"/>
            <w:sz w:val="24"/>
            <w:szCs w:val="24"/>
          </w:rPr>
          <w:t xml:space="preserve">of the TNA </w:t>
        </w:r>
      </w:ins>
      <w:r w:rsidRPr="00452FEA">
        <w:rPr>
          <w:rFonts w:asciiTheme="majorHAnsi" w:hAnsiTheme="majorHAnsi"/>
          <w:sz w:val="24"/>
          <w:szCs w:val="24"/>
        </w:rPr>
        <w:t>was to evaluate the participants’ capacity and baseline understanding of key aspects of fish stock assessment</w:t>
      </w:r>
      <w:r w:rsidR="00643A5A">
        <w:rPr>
          <w:rFonts w:asciiTheme="majorHAnsi" w:hAnsiTheme="majorHAnsi"/>
          <w:sz w:val="24"/>
          <w:szCs w:val="24"/>
        </w:rPr>
        <w:t>.</w:t>
      </w:r>
      <w:r w:rsidR="00643A5A" w:rsidRPr="00643A5A">
        <w:t xml:space="preserve"> </w:t>
      </w:r>
      <w:r w:rsidR="00643A5A" w:rsidRPr="00643A5A">
        <w:rPr>
          <w:rFonts w:asciiTheme="majorHAnsi" w:hAnsiTheme="majorHAnsi"/>
          <w:sz w:val="24"/>
          <w:szCs w:val="24"/>
        </w:rPr>
        <w:t xml:space="preserve">Preparatory work for the TNA—including a literature review and </w:t>
      </w:r>
      <w:ins w:id="17" w:author="Admin" w:date="2025-12-18T15:09:00Z" w16du:dateUtc="2025-12-18T12:09:00Z">
        <w:r w:rsidR="00A22307">
          <w:rPr>
            <w:rFonts w:asciiTheme="majorHAnsi" w:hAnsiTheme="majorHAnsi"/>
            <w:sz w:val="24"/>
            <w:szCs w:val="24"/>
          </w:rPr>
          <w:t xml:space="preserve">designing of a </w:t>
        </w:r>
      </w:ins>
      <w:r w:rsidR="00643A5A" w:rsidRPr="00643A5A">
        <w:rPr>
          <w:rFonts w:asciiTheme="majorHAnsi" w:hAnsiTheme="majorHAnsi"/>
          <w:sz w:val="24"/>
          <w:szCs w:val="24"/>
        </w:rPr>
        <w:t>semi-structured interviews using a questionnaire, as well as a virtual meeting to discuss self-assessment results and agree on training priorities and delivery modes—</w:t>
      </w:r>
      <w:del w:id="18" w:author="Admin" w:date="2025-12-18T15:08:00Z" w16du:dateUtc="2025-12-18T12:08:00Z">
        <w:r w:rsidR="00643A5A" w:rsidRPr="00643A5A" w:rsidDel="00716572">
          <w:rPr>
            <w:rFonts w:asciiTheme="majorHAnsi" w:hAnsiTheme="majorHAnsi"/>
            <w:sz w:val="24"/>
            <w:szCs w:val="24"/>
          </w:rPr>
          <w:delText xml:space="preserve">was </w:delText>
        </w:r>
      </w:del>
      <w:ins w:id="19" w:author="Admin" w:date="2025-12-18T15:08:00Z" w16du:dateUtc="2025-12-18T12:08:00Z">
        <w:r w:rsidR="00716572">
          <w:rPr>
            <w:rFonts w:asciiTheme="majorHAnsi" w:hAnsiTheme="majorHAnsi"/>
            <w:sz w:val="24"/>
            <w:szCs w:val="24"/>
          </w:rPr>
          <w:t>were</w:t>
        </w:r>
        <w:r w:rsidR="00716572" w:rsidRPr="00643A5A">
          <w:rPr>
            <w:rFonts w:asciiTheme="majorHAnsi" w:hAnsiTheme="majorHAnsi"/>
            <w:sz w:val="24"/>
            <w:szCs w:val="24"/>
          </w:rPr>
          <w:t xml:space="preserve"> </w:t>
        </w:r>
      </w:ins>
      <w:r w:rsidR="00643A5A" w:rsidRPr="00643A5A">
        <w:rPr>
          <w:rFonts w:asciiTheme="majorHAnsi" w:hAnsiTheme="majorHAnsi"/>
          <w:sz w:val="24"/>
          <w:szCs w:val="24"/>
        </w:rPr>
        <w:t xml:space="preserve">carried out </w:t>
      </w:r>
      <w:del w:id="20" w:author="Admin" w:date="2025-12-18T15:09:00Z" w16du:dateUtc="2025-12-18T12:09:00Z">
        <w:r w:rsidR="00643A5A" w:rsidRPr="00643A5A" w:rsidDel="00716572">
          <w:rPr>
            <w:rFonts w:asciiTheme="majorHAnsi" w:hAnsiTheme="majorHAnsi"/>
            <w:sz w:val="24"/>
            <w:szCs w:val="24"/>
          </w:rPr>
          <w:delText xml:space="preserve">during the contracting process, </w:delText>
        </w:r>
      </w:del>
      <w:r w:rsidR="00643A5A" w:rsidRPr="00643A5A">
        <w:rPr>
          <w:rFonts w:asciiTheme="majorHAnsi" w:hAnsiTheme="majorHAnsi"/>
          <w:sz w:val="24"/>
          <w:szCs w:val="24"/>
        </w:rPr>
        <w:t>between 3</w:t>
      </w:r>
      <w:r w:rsidR="00793039" w:rsidRPr="00793039">
        <w:rPr>
          <w:rFonts w:asciiTheme="majorHAnsi" w:hAnsiTheme="majorHAnsi"/>
          <w:sz w:val="24"/>
          <w:szCs w:val="24"/>
          <w:vertAlign w:val="superscript"/>
        </w:rPr>
        <w:t>rd</w:t>
      </w:r>
      <w:r w:rsidR="00793039">
        <w:rPr>
          <w:rFonts w:asciiTheme="majorHAnsi" w:hAnsiTheme="majorHAnsi"/>
          <w:sz w:val="24"/>
          <w:szCs w:val="24"/>
        </w:rPr>
        <w:t xml:space="preserve"> </w:t>
      </w:r>
      <w:r w:rsidR="00643A5A" w:rsidRPr="00643A5A">
        <w:rPr>
          <w:rFonts w:asciiTheme="majorHAnsi" w:hAnsiTheme="majorHAnsi"/>
          <w:sz w:val="24"/>
          <w:szCs w:val="24"/>
        </w:rPr>
        <w:t xml:space="preserve">and </w:t>
      </w:r>
      <w:r w:rsidR="00657028">
        <w:rPr>
          <w:rFonts w:asciiTheme="majorHAnsi" w:hAnsiTheme="majorHAnsi"/>
          <w:sz w:val="24"/>
          <w:szCs w:val="24"/>
        </w:rPr>
        <w:t>7</w:t>
      </w:r>
      <w:r w:rsidR="00793039" w:rsidRPr="00793039">
        <w:rPr>
          <w:rFonts w:asciiTheme="majorHAnsi" w:hAnsiTheme="majorHAnsi"/>
          <w:sz w:val="24"/>
          <w:szCs w:val="24"/>
          <w:vertAlign w:val="superscript"/>
        </w:rPr>
        <w:t>th</w:t>
      </w:r>
      <w:r w:rsidR="00793039">
        <w:rPr>
          <w:rFonts w:asciiTheme="majorHAnsi" w:hAnsiTheme="majorHAnsi"/>
          <w:sz w:val="24"/>
          <w:szCs w:val="24"/>
        </w:rPr>
        <w:t xml:space="preserve"> </w:t>
      </w:r>
      <w:r w:rsidR="00643A5A" w:rsidRPr="00643A5A">
        <w:rPr>
          <w:rFonts w:asciiTheme="majorHAnsi" w:hAnsiTheme="majorHAnsi"/>
          <w:sz w:val="24"/>
          <w:szCs w:val="24"/>
        </w:rPr>
        <w:t>December 2025. On 5</w:t>
      </w:r>
      <w:r w:rsidR="00793039" w:rsidRPr="00793039">
        <w:rPr>
          <w:rFonts w:asciiTheme="majorHAnsi" w:hAnsiTheme="majorHAnsi"/>
          <w:sz w:val="24"/>
          <w:szCs w:val="24"/>
          <w:vertAlign w:val="superscript"/>
        </w:rPr>
        <w:t>th</w:t>
      </w:r>
      <w:r w:rsidR="00793039">
        <w:rPr>
          <w:rFonts w:asciiTheme="majorHAnsi" w:hAnsiTheme="majorHAnsi"/>
          <w:sz w:val="24"/>
          <w:szCs w:val="24"/>
        </w:rPr>
        <w:t xml:space="preserve"> </w:t>
      </w:r>
      <w:r w:rsidR="00643A5A" w:rsidRPr="00643A5A">
        <w:rPr>
          <w:rFonts w:asciiTheme="majorHAnsi" w:hAnsiTheme="majorHAnsi"/>
          <w:sz w:val="24"/>
          <w:szCs w:val="24"/>
        </w:rPr>
        <w:t>December 2025, TAFIRI shared an online questionnaire for participants to complete ahead of a virtual session held on 6</w:t>
      </w:r>
      <w:r w:rsidR="00793039" w:rsidRPr="00793039">
        <w:rPr>
          <w:rFonts w:asciiTheme="majorHAnsi" w:hAnsiTheme="majorHAnsi"/>
          <w:sz w:val="24"/>
          <w:szCs w:val="24"/>
          <w:vertAlign w:val="superscript"/>
        </w:rPr>
        <w:t>th</w:t>
      </w:r>
      <w:r w:rsidR="00793039">
        <w:rPr>
          <w:rFonts w:asciiTheme="majorHAnsi" w:hAnsiTheme="majorHAnsi"/>
          <w:sz w:val="24"/>
          <w:szCs w:val="24"/>
        </w:rPr>
        <w:t xml:space="preserve"> </w:t>
      </w:r>
      <w:r w:rsidR="00643A5A" w:rsidRPr="00643A5A">
        <w:rPr>
          <w:rFonts w:asciiTheme="majorHAnsi" w:hAnsiTheme="majorHAnsi"/>
          <w:sz w:val="24"/>
          <w:szCs w:val="24"/>
        </w:rPr>
        <w:t>December 2025</w:t>
      </w:r>
      <w:r w:rsidR="00695447">
        <w:rPr>
          <w:rFonts w:asciiTheme="majorHAnsi" w:hAnsiTheme="majorHAnsi"/>
          <w:sz w:val="24"/>
          <w:szCs w:val="24"/>
        </w:rPr>
        <w:t xml:space="preserve"> </w:t>
      </w:r>
      <w:r w:rsidR="00695447" w:rsidRPr="00974BBA">
        <w:rPr>
          <w:rFonts w:asciiTheme="majorHAnsi" w:hAnsiTheme="majorHAnsi" w:cs="Arial"/>
          <w:sz w:val="24"/>
          <w:szCs w:val="24"/>
        </w:rPr>
        <w:t>from 14:00 to 16:00 hours</w:t>
      </w:r>
      <w:ins w:id="21" w:author="Admin" w:date="2025-12-18T15:14:00Z" w16du:dateUtc="2025-12-18T12:14:00Z">
        <w:r w:rsidR="007276D8">
          <w:rPr>
            <w:rFonts w:asciiTheme="majorHAnsi" w:hAnsiTheme="majorHAnsi" w:cs="Arial"/>
            <w:sz w:val="24"/>
            <w:szCs w:val="24"/>
          </w:rPr>
          <w:t xml:space="preserve">, which aimed at </w:t>
        </w:r>
        <w:r w:rsidR="00A930A6">
          <w:rPr>
            <w:rFonts w:asciiTheme="majorHAnsi" w:hAnsiTheme="majorHAnsi" w:cs="Arial"/>
            <w:sz w:val="24"/>
            <w:szCs w:val="24"/>
          </w:rPr>
          <w:t>validating the results of the TNA and collecting extra informat</w:t>
        </w:r>
      </w:ins>
      <w:ins w:id="22" w:author="Admin" w:date="2025-12-18T15:15:00Z" w16du:dateUtc="2025-12-18T12:15:00Z">
        <w:r w:rsidR="00A930A6">
          <w:rPr>
            <w:rFonts w:asciiTheme="majorHAnsi" w:hAnsiTheme="majorHAnsi" w:cs="Arial"/>
            <w:sz w:val="24"/>
            <w:szCs w:val="24"/>
          </w:rPr>
          <w:t>ion that could not be capt</w:t>
        </w:r>
        <w:r w:rsidR="007A3FC5">
          <w:rPr>
            <w:rFonts w:asciiTheme="majorHAnsi" w:hAnsiTheme="majorHAnsi" w:cs="Arial"/>
            <w:sz w:val="24"/>
            <w:szCs w:val="24"/>
          </w:rPr>
          <w:t>ured in the online questionnaire</w:t>
        </w:r>
      </w:ins>
      <w:r w:rsidRPr="00452FEA">
        <w:rPr>
          <w:rFonts w:asciiTheme="majorHAnsi" w:hAnsiTheme="majorHAnsi"/>
          <w:sz w:val="24"/>
          <w:szCs w:val="24"/>
        </w:rPr>
        <w:t>. During the virtual session, the team presented the TNA findings and discussed priority areas of focus, training modules, curriculum, and the preferred mode of delivery.</w:t>
      </w:r>
      <w:r w:rsidR="001341EF">
        <w:rPr>
          <w:rFonts w:asciiTheme="majorHAnsi" w:hAnsiTheme="majorHAnsi"/>
          <w:sz w:val="24"/>
          <w:szCs w:val="24"/>
        </w:rPr>
        <w:t xml:space="preserve"> </w:t>
      </w:r>
    </w:p>
    <w:p w14:paraId="5C10B106" w14:textId="1F1A075F" w:rsidR="00452FEA" w:rsidRDefault="00452FEA" w:rsidP="00DB3046">
      <w:pPr>
        <w:shd w:val="clear" w:color="auto" w:fill="C1E4F5" w:themeFill="accent1" w:themeFillTint="33"/>
        <w:spacing w:after="0" w:line="278" w:lineRule="auto"/>
        <w:jc w:val="both"/>
        <w:rPr>
          <w:rFonts w:asciiTheme="majorHAnsi" w:hAnsiTheme="majorHAnsi"/>
          <w:sz w:val="24"/>
          <w:szCs w:val="24"/>
        </w:rPr>
      </w:pPr>
      <w:r w:rsidRPr="00452FEA">
        <w:rPr>
          <w:rFonts w:asciiTheme="majorHAnsi" w:hAnsiTheme="majorHAnsi"/>
          <w:sz w:val="24"/>
          <w:szCs w:val="24"/>
        </w:rPr>
        <w:t>After completing Activity 2, the project team proceeded with Activity 3</w:t>
      </w:r>
      <w:ins w:id="23" w:author="Admin" w:date="2025-12-18T15:16:00Z" w16du:dateUtc="2025-12-18T12:16:00Z">
        <w:r w:rsidR="00595EC0">
          <w:rPr>
            <w:rFonts w:asciiTheme="majorHAnsi" w:hAnsiTheme="majorHAnsi"/>
            <w:sz w:val="24"/>
            <w:szCs w:val="24"/>
          </w:rPr>
          <w:t>, which was to</w:t>
        </w:r>
      </w:ins>
      <w:del w:id="24" w:author="Admin" w:date="2025-12-18T15:16:00Z" w16du:dateUtc="2025-12-18T12:16:00Z">
        <w:r w:rsidRPr="00C47D1A" w:rsidDel="00595EC0">
          <w:rPr>
            <w:rFonts w:asciiTheme="majorHAnsi" w:hAnsiTheme="majorHAnsi" w:cs="Arial"/>
            <w:bCs/>
            <w:sz w:val="24"/>
            <w:szCs w:val="24"/>
          </w:rPr>
          <w:delText>—</w:delText>
        </w:r>
      </w:del>
      <w:ins w:id="25" w:author="Admin" w:date="2025-12-18T15:16:00Z" w16du:dateUtc="2025-12-18T12:16:00Z">
        <w:r w:rsidR="00595EC0">
          <w:rPr>
            <w:rFonts w:asciiTheme="majorHAnsi" w:hAnsiTheme="majorHAnsi" w:cs="Arial"/>
            <w:bCs/>
            <w:sz w:val="24"/>
            <w:szCs w:val="24"/>
          </w:rPr>
          <w:t xml:space="preserve"> </w:t>
        </w:r>
      </w:ins>
      <w:r w:rsidRPr="00452FEA">
        <w:rPr>
          <w:rFonts w:asciiTheme="majorHAnsi" w:hAnsiTheme="majorHAnsi"/>
          <w:b/>
          <w:bCs/>
          <w:sz w:val="24"/>
          <w:szCs w:val="24"/>
        </w:rPr>
        <w:t>Prepare detailed training objectives, training plan, modules, and materials for all participants</w:t>
      </w:r>
      <w:r w:rsidRPr="00452FEA">
        <w:rPr>
          <w:rFonts w:asciiTheme="majorHAnsi" w:hAnsiTheme="majorHAnsi"/>
          <w:sz w:val="24"/>
          <w:szCs w:val="24"/>
        </w:rPr>
        <w:t xml:space="preserve">. The objective of this activity was to develop training modules on stock assessment, a detailed course plan, and all necessary training materials. The team prepared all key documents </w:t>
      </w:r>
      <w:del w:id="26" w:author="Admin" w:date="2025-12-18T15:17:00Z" w16du:dateUtc="2025-12-18T12:17:00Z">
        <w:r w:rsidRPr="00452FEA" w:rsidDel="006A5039">
          <w:rPr>
            <w:rFonts w:asciiTheme="majorHAnsi" w:hAnsiTheme="majorHAnsi"/>
            <w:sz w:val="24"/>
            <w:szCs w:val="24"/>
          </w:rPr>
          <w:delText xml:space="preserve">on </w:delText>
        </w:r>
      </w:del>
      <w:ins w:id="27" w:author="Admin" w:date="2025-12-18T15:17:00Z" w16du:dateUtc="2025-12-18T12:17:00Z">
        <w:r w:rsidR="006A5039">
          <w:rPr>
            <w:rFonts w:asciiTheme="majorHAnsi" w:hAnsiTheme="majorHAnsi"/>
            <w:sz w:val="24"/>
            <w:szCs w:val="24"/>
          </w:rPr>
          <w:t>during</w:t>
        </w:r>
        <w:r w:rsidR="006A5039" w:rsidRPr="00452FEA">
          <w:rPr>
            <w:rFonts w:asciiTheme="majorHAnsi" w:hAnsiTheme="majorHAnsi"/>
            <w:sz w:val="24"/>
            <w:szCs w:val="24"/>
          </w:rPr>
          <w:t xml:space="preserve"> </w:t>
        </w:r>
      </w:ins>
      <w:r w:rsidRPr="00452FEA">
        <w:rPr>
          <w:rFonts w:asciiTheme="majorHAnsi" w:hAnsiTheme="majorHAnsi"/>
          <w:sz w:val="24"/>
          <w:szCs w:val="24"/>
        </w:rPr>
        <w:t>7–8 December 2025 and shared them with FAOSO for review and approval on 9 December 2025. The draft manuals covered, among others: fundamental concepts in fish stock assessment; sampling and data collection; data organization and processing; and data analysis and reporting.</w:t>
      </w:r>
    </w:p>
    <w:p w14:paraId="26CE2A58" w14:textId="69596EAB" w:rsidR="004C661C" w:rsidRPr="00DA39E7" w:rsidRDefault="00853C86" w:rsidP="00DB3046">
      <w:pPr>
        <w:shd w:val="clear" w:color="auto" w:fill="C1E4F5" w:themeFill="accent1" w:themeFillTint="33"/>
        <w:spacing w:after="0" w:line="278" w:lineRule="auto"/>
        <w:jc w:val="both"/>
        <w:rPr>
          <w:b/>
          <w:color w:val="00B0F0"/>
        </w:rPr>
      </w:pPr>
      <w:commentRangeStart w:id="28"/>
      <w:r w:rsidRPr="00853C86">
        <w:rPr>
          <w:rFonts w:asciiTheme="majorHAnsi" w:hAnsiTheme="majorHAnsi"/>
          <w:i/>
          <w:iCs/>
          <w:color w:val="4C94D8" w:themeColor="text2" w:themeTint="80"/>
        </w:rPr>
        <w:t>To be continued</w:t>
      </w:r>
      <w:r w:rsidR="00452FEA">
        <w:rPr>
          <w:rFonts w:asciiTheme="majorHAnsi" w:hAnsiTheme="majorHAnsi"/>
          <w:i/>
          <w:iCs/>
          <w:color w:val="4C94D8" w:themeColor="text2" w:themeTint="80"/>
        </w:rPr>
        <w:t xml:space="preserve"> based on activity completion</w:t>
      </w:r>
      <w:proofErr w:type="gramStart"/>
      <w:r w:rsidRPr="00853C86">
        <w:rPr>
          <w:rFonts w:asciiTheme="majorHAnsi" w:hAnsiTheme="majorHAnsi"/>
          <w:i/>
          <w:iCs/>
          <w:color w:val="4C94D8" w:themeColor="text2" w:themeTint="80"/>
        </w:rPr>
        <w:t>…..</w:t>
      </w:r>
      <w:commentRangeEnd w:id="28"/>
      <w:proofErr w:type="gramEnd"/>
      <w:r w:rsidR="00D913E1">
        <w:rPr>
          <w:rStyle w:val="CommentReference"/>
        </w:rPr>
        <w:commentReference w:id="28"/>
      </w:r>
      <w:r w:rsidR="004C661C" w:rsidRPr="00DA39E7">
        <w:rPr>
          <w:sz w:val="20"/>
          <w:szCs w:val="20"/>
        </w:rPr>
        <w:br w:type="page"/>
      </w:r>
    </w:p>
    <w:p w14:paraId="4E174FF3" w14:textId="49259723" w:rsidR="006B684C" w:rsidRPr="00082B7D" w:rsidRDefault="006B684C" w:rsidP="00DB3046">
      <w:pPr>
        <w:pStyle w:val="Heading1"/>
        <w:numPr>
          <w:ilvl w:val="0"/>
          <w:numId w:val="25"/>
        </w:numPr>
        <w:shd w:val="clear" w:color="auto" w:fill="C1E4F5" w:themeFill="accent1" w:themeFillTint="33"/>
        <w:jc w:val="both"/>
      </w:pPr>
      <w:bookmarkStart w:id="29" w:name="_Toc216780867"/>
      <w:r w:rsidRPr="005A4A5E">
        <w:lastRenderedPageBreak/>
        <w:t>Objec</w:t>
      </w:r>
      <w:r w:rsidRPr="00082B7D">
        <w:t>tives and Outcomes achieved</w:t>
      </w:r>
      <w:bookmarkEnd w:id="12"/>
      <w:bookmarkEnd w:id="29"/>
    </w:p>
    <w:p w14:paraId="6F62EB6D" w14:textId="4EE533BD" w:rsidR="006B684C" w:rsidRPr="00695415" w:rsidRDefault="008C57A5" w:rsidP="00DB3046">
      <w:pPr>
        <w:pStyle w:val="Default"/>
        <w:shd w:val="clear" w:color="auto" w:fill="C1E4F5" w:themeFill="accent1" w:themeFillTint="33"/>
        <w:jc w:val="both"/>
        <w:rPr>
          <w:rFonts w:asciiTheme="majorHAnsi" w:hAnsiTheme="majorHAnsi"/>
        </w:rPr>
      </w:pPr>
      <w:r w:rsidRPr="008C57A5">
        <w:rPr>
          <w:rFonts w:asciiTheme="majorHAnsi" w:hAnsiTheme="majorHAnsi"/>
        </w:rPr>
        <w:t xml:space="preserve">To strengthen national fisheries management capacity in Somalia by delivering an integrated </w:t>
      </w:r>
      <w:proofErr w:type="spellStart"/>
      <w:r w:rsidRPr="008C57A5">
        <w:rPr>
          <w:rFonts w:asciiTheme="majorHAnsi" w:hAnsiTheme="majorHAnsi"/>
        </w:rPr>
        <w:t>programme</w:t>
      </w:r>
      <w:proofErr w:type="spellEnd"/>
      <w:r w:rsidRPr="008C57A5">
        <w:rPr>
          <w:rFonts w:asciiTheme="majorHAnsi" w:hAnsiTheme="majorHAnsi"/>
        </w:rPr>
        <w:t xml:space="preserve"> comprising stock assessment training, a regional study tour, and hands-on learning at landing sites and aboard a </w:t>
      </w:r>
      <w:del w:id="30" w:author="Admin" w:date="2025-12-18T15:19:00Z" w16du:dateUtc="2025-12-18T12:19:00Z">
        <w:r w:rsidRPr="008C57A5" w:rsidDel="00A34F01">
          <w:rPr>
            <w:rFonts w:asciiTheme="majorHAnsi" w:hAnsiTheme="majorHAnsi"/>
          </w:rPr>
          <w:delText xml:space="preserve">scientific </w:delText>
        </w:r>
      </w:del>
      <w:del w:id="31" w:author="Admin" w:date="2025-12-18T15:20:00Z" w16du:dateUtc="2025-12-18T12:20:00Z">
        <w:r w:rsidRPr="008C57A5" w:rsidDel="00CE31E9">
          <w:rPr>
            <w:rFonts w:asciiTheme="majorHAnsi" w:hAnsiTheme="majorHAnsi"/>
          </w:rPr>
          <w:delText>research</w:delText>
        </w:r>
      </w:del>
      <w:ins w:id="32" w:author="Admin" w:date="2025-12-18T15:20:00Z" w16du:dateUtc="2025-12-18T12:20:00Z">
        <w:r w:rsidR="00CE31E9">
          <w:rPr>
            <w:rFonts w:asciiTheme="majorHAnsi" w:hAnsiTheme="majorHAnsi"/>
          </w:rPr>
          <w:t>fishing</w:t>
        </w:r>
      </w:ins>
      <w:ins w:id="33" w:author="Admin" w:date="2025-12-18T15:21:00Z" w16du:dateUtc="2025-12-18T12:21:00Z">
        <w:r w:rsidR="008271A3">
          <w:rPr>
            <w:rFonts w:asciiTheme="majorHAnsi" w:hAnsiTheme="majorHAnsi"/>
          </w:rPr>
          <w:t>-</w:t>
        </w:r>
      </w:ins>
      <w:ins w:id="34" w:author="Admin" w:date="2025-12-18T15:20:00Z" w16du:dateUtc="2025-12-18T12:20:00Z">
        <w:r w:rsidR="00CE31E9">
          <w:rPr>
            <w:rFonts w:asciiTheme="majorHAnsi" w:hAnsiTheme="majorHAnsi"/>
          </w:rPr>
          <w:t>cum</w:t>
        </w:r>
      </w:ins>
      <w:ins w:id="35" w:author="Admin" w:date="2025-12-18T15:22:00Z" w16du:dateUtc="2025-12-18T12:22:00Z">
        <w:r w:rsidR="008271A3">
          <w:rPr>
            <w:rFonts w:asciiTheme="majorHAnsi" w:hAnsiTheme="majorHAnsi"/>
          </w:rPr>
          <w:t>-</w:t>
        </w:r>
      </w:ins>
      <w:ins w:id="36" w:author="Admin" w:date="2025-12-18T15:20:00Z" w16du:dateUtc="2025-12-18T12:20:00Z">
        <w:r w:rsidR="00CE31E9">
          <w:rPr>
            <w:rFonts w:asciiTheme="majorHAnsi" w:hAnsiTheme="majorHAnsi"/>
          </w:rPr>
          <w:t>research</w:t>
        </w:r>
      </w:ins>
      <w:r w:rsidRPr="008C57A5">
        <w:rPr>
          <w:rFonts w:asciiTheme="majorHAnsi" w:hAnsiTheme="majorHAnsi"/>
        </w:rPr>
        <w:t xml:space="preserve"> vessel through TAFIRI. The </w:t>
      </w:r>
      <w:r>
        <w:rPr>
          <w:rFonts w:asciiTheme="majorHAnsi" w:hAnsiTheme="majorHAnsi"/>
        </w:rPr>
        <w:t>goal</w:t>
      </w:r>
      <w:r w:rsidRPr="008C57A5">
        <w:rPr>
          <w:rFonts w:asciiTheme="majorHAnsi" w:hAnsiTheme="majorHAnsi"/>
        </w:rPr>
        <w:t xml:space="preserve"> </w:t>
      </w:r>
      <w:del w:id="37" w:author="Admin" w:date="2025-12-18T15:22:00Z" w16du:dateUtc="2025-12-18T12:22:00Z">
        <w:r w:rsidRPr="008C57A5" w:rsidDel="00AA7345">
          <w:rPr>
            <w:rFonts w:asciiTheme="majorHAnsi" w:hAnsiTheme="majorHAnsi"/>
          </w:rPr>
          <w:delText xml:space="preserve">is </w:delText>
        </w:r>
      </w:del>
      <w:ins w:id="38" w:author="Admin" w:date="2025-12-18T15:22:00Z" w16du:dateUtc="2025-12-18T12:22:00Z">
        <w:r w:rsidR="00AA7345">
          <w:rPr>
            <w:rFonts w:asciiTheme="majorHAnsi" w:hAnsiTheme="majorHAnsi"/>
          </w:rPr>
          <w:t>was</w:t>
        </w:r>
        <w:r w:rsidR="00AA7345" w:rsidRPr="008C57A5">
          <w:rPr>
            <w:rFonts w:asciiTheme="majorHAnsi" w:hAnsiTheme="majorHAnsi"/>
          </w:rPr>
          <w:t xml:space="preserve"> </w:t>
        </w:r>
      </w:ins>
      <w:r w:rsidRPr="008C57A5">
        <w:rPr>
          <w:rFonts w:asciiTheme="majorHAnsi" w:hAnsiTheme="majorHAnsi"/>
        </w:rPr>
        <w:t xml:space="preserve">to enhance the capacity of the Ministry of Fisheries and Blue Economy </w:t>
      </w:r>
      <w:ins w:id="39" w:author="Admin" w:date="2025-12-18T15:22:00Z" w16du:dateUtc="2025-12-18T12:22:00Z">
        <w:r w:rsidR="00AA7345">
          <w:rPr>
            <w:rFonts w:asciiTheme="majorHAnsi" w:hAnsiTheme="majorHAnsi"/>
          </w:rPr>
          <w:t xml:space="preserve">of Somalia </w:t>
        </w:r>
      </w:ins>
      <w:r w:rsidRPr="008C57A5">
        <w:rPr>
          <w:rFonts w:asciiTheme="majorHAnsi" w:hAnsiTheme="majorHAnsi"/>
        </w:rPr>
        <w:t>to collect, a</w:t>
      </w:r>
      <w:proofErr w:type="spellStart"/>
      <w:r w:rsidRPr="008C57A5">
        <w:rPr>
          <w:rFonts w:asciiTheme="majorHAnsi" w:hAnsiTheme="majorHAnsi"/>
        </w:rPr>
        <w:t>nalyse</w:t>
      </w:r>
      <w:proofErr w:type="spellEnd"/>
      <w:r w:rsidRPr="008C57A5">
        <w:rPr>
          <w:rFonts w:asciiTheme="majorHAnsi" w:hAnsiTheme="majorHAnsi"/>
        </w:rPr>
        <w:t>, and interpret fisheries data for evidence-based decision-making, while supporting the development and effective use of a Fisheries Information Management System (FIMS). Ultimately, this will be achieved through a coordinated approach to promoting sustainable, science-based fisheries management in Somalia.</w:t>
      </w:r>
    </w:p>
    <w:p w14:paraId="0DDCA3B2" w14:textId="77777777" w:rsidR="00224DBC" w:rsidRPr="00695415" w:rsidRDefault="00224DBC" w:rsidP="00DB3046">
      <w:pPr>
        <w:pStyle w:val="Default"/>
        <w:shd w:val="clear" w:color="auto" w:fill="C1E4F5" w:themeFill="accent1" w:themeFillTint="33"/>
        <w:jc w:val="both"/>
        <w:rPr>
          <w:rFonts w:asciiTheme="majorHAnsi" w:hAnsiTheme="majorHAnsi"/>
        </w:rPr>
      </w:pPr>
    </w:p>
    <w:p w14:paraId="00C6846A" w14:textId="77777777" w:rsidR="00224DBC" w:rsidRPr="00695415" w:rsidRDefault="00224DBC" w:rsidP="00DB3046">
      <w:pPr>
        <w:pStyle w:val="Default"/>
        <w:shd w:val="clear" w:color="auto" w:fill="C1E4F5" w:themeFill="accent1" w:themeFillTint="33"/>
        <w:jc w:val="both"/>
        <w:rPr>
          <w:rFonts w:asciiTheme="majorHAnsi" w:hAnsiTheme="majorHAnsi"/>
        </w:rPr>
      </w:pPr>
    </w:p>
    <w:p w14:paraId="1D7332A3" w14:textId="77777777" w:rsidR="006B684C" w:rsidRPr="00695415" w:rsidRDefault="006B684C" w:rsidP="00DB3046">
      <w:pPr>
        <w:shd w:val="clear" w:color="auto" w:fill="C1E4F5" w:themeFill="accent1" w:themeFillTint="33"/>
        <w:spacing w:after="0" w:line="240" w:lineRule="auto"/>
        <w:jc w:val="both"/>
        <w:rPr>
          <w:rFonts w:asciiTheme="majorHAnsi" w:hAnsiTheme="majorHAnsi" w:cs="Arial"/>
          <w:sz w:val="24"/>
          <w:szCs w:val="24"/>
        </w:rPr>
      </w:pPr>
    </w:p>
    <w:tbl>
      <w:tblPr>
        <w:tblW w:w="11668" w:type="dxa"/>
        <w:tblInd w:w="-1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Change w:id="40" w:author="Admin" w:date="2025-12-18T15:25:00Z" w16du:dateUtc="2025-12-18T12:25:00Z">
          <w:tblPr>
            <w:tblW w:w="11668" w:type="dxa"/>
            <w:tblInd w:w="-1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PrChange>
      </w:tblPr>
      <w:tblGrid>
        <w:gridCol w:w="1980"/>
        <w:gridCol w:w="7290"/>
        <w:gridCol w:w="2398"/>
        <w:tblGridChange w:id="41">
          <w:tblGrid>
            <w:gridCol w:w="1980"/>
            <w:gridCol w:w="6930"/>
            <w:gridCol w:w="360"/>
            <w:gridCol w:w="2398"/>
          </w:tblGrid>
        </w:tblGridChange>
      </w:tblGrid>
      <w:tr w:rsidR="006B684C" w:rsidRPr="00695415" w14:paraId="4C7820D1" w14:textId="77777777" w:rsidTr="00593E03">
        <w:trPr>
          <w:trHeight w:val="275"/>
          <w:trPrChange w:id="42" w:author="Admin" w:date="2025-12-18T15:25:00Z" w16du:dateUtc="2025-12-18T12:25:00Z">
            <w:trPr>
              <w:trHeight w:val="275"/>
            </w:trPr>
          </w:trPrChange>
        </w:trPr>
        <w:tc>
          <w:tcPr>
            <w:tcW w:w="1980" w:type="dxa"/>
            <w:shd w:val="clear" w:color="auto" w:fill="D9D9D9" w:themeFill="background1" w:themeFillShade="D9"/>
            <w:tcPrChange w:id="43" w:author="Admin" w:date="2025-12-18T15:25:00Z" w16du:dateUtc="2025-12-18T12:25:00Z">
              <w:tcPr>
                <w:tcW w:w="1980" w:type="dxa"/>
                <w:shd w:val="clear" w:color="auto" w:fill="D9D9D9" w:themeFill="background1" w:themeFillShade="D9"/>
              </w:tcPr>
            </w:tcPrChange>
          </w:tcPr>
          <w:p w14:paraId="676A5F4B" w14:textId="0E1BCFAD" w:rsidR="006B684C" w:rsidRPr="00695415" w:rsidRDefault="006B684C" w:rsidP="00DB3046">
            <w:pPr>
              <w:pStyle w:val="TableParagraph"/>
              <w:shd w:val="clear" w:color="auto" w:fill="C1E4F5" w:themeFill="accent1" w:themeFillTint="33"/>
              <w:ind w:left="110"/>
              <w:jc w:val="both"/>
              <w:rPr>
                <w:rFonts w:asciiTheme="majorHAnsi" w:hAnsiTheme="majorHAnsi" w:cs="Arial"/>
                <w:b/>
                <w:i/>
                <w:sz w:val="24"/>
                <w:szCs w:val="24"/>
              </w:rPr>
            </w:pPr>
            <w:r w:rsidRPr="00695415">
              <w:rPr>
                <w:rFonts w:asciiTheme="majorHAnsi" w:hAnsiTheme="majorHAnsi" w:cs="Arial"/>
                <w:b/>
                <w:i/>
                <w:sz w:val="24"/>
                <w:szCs w:val="24"/>
              </w:rPr>
              <w:t>Project</w:t>
            </w:r>
            <w:r w:rsidRPr="00695415">
              <w:rPr>
                <w:rFonts w:asciiTheme="majorHAnsi" w:hAnsiTheme="majorHAnsi" w:cs="Arial"/>
                <w:b/>
                <w:i/>
                <w:spacing w:val="2"/>
                <w:sz w:val="24"/>
                <w:szCs w:val="24"/>
              </w:rPr>
              <w:t xml:space="preserve"> </w:t>
            </w:r>
            <w:r w:rsidRPr="00695415">
              <w:rPr>
                <w:rFonts w:asciiTheme="majorHAnsi" w:hAnsiTheme="majorHAnsi" w:cs="Arial"/>
                <w:b/>
                <w:i/>
                <w:sz w:val="24"/>
                <w:szCs w:val="24"/>
              </w:rPr>
              <w:t>activity</w:t>
            </w:r>
            <w:r w:rsidRPr="00695415">
              <w:rPr>
                <w:rFonts w:asciiTheme="majorHAnsi" w:hAnsiTheme="majorHAnsi" w:cs="Arial"/>
                <w:b/>
                <w:i/>
                <w:spacing w:val="8"/>
                <w:sz w:val="24"/>
                <w:szCs w:val="24"/>
              </w:rPr>
              <w:t xml:space="preserve"> </w:t>
            </w:r>
            <w:r w:rsidRPr="00695415">
              <w:rPr>
                <w:rFonts w:asciiTheme="majorHAnsi" w:hAnsiTheme="majorHAnsi" w:cs="Arial"/>
                <w:b/>
                <w:i/>
                <w:sz w:val="24"/>
                <w:szCs w:val="24"/>
              </w:rPr>
              <w:t>targets</w:t>
            </w:r>
            <w:r w:rsidRPr="00695415">
              <w:rPr>
                <w:rFonts w:asciiTheme="majorHAnsi" w:hAnsiTheme="majorHAnsi" w:cs="Arial"/>
                <w:b/>
                <w:i/>
                <w:spacing w:val="4"/>
                <w:sz w:val="24"/>
                <w:szCs w:val="24"/>
              </w:rPr>
              <w:t xml:space="preserve"> </w:t>
            </w:r>
            <w:r w:rsidRPr="00695415">
              <w:rPr>
                <w:rFonts w:asciiTheme="majorHAnsi" w:hAnsiTheme="majorHAnsi" w:cs="Arial"/>
                <w:b/>
                <w:i/>
                <w:sz w:val="24"/>
                <w:szCs w:val="24"/>
              </w:rPr>
              <w:t>as per</w:t>
            </w:r>
            <w:r w:rsidRPr="00695415">
              <w:rPr>
                <w:rFonts w:asciiTheme="majorHAnsi" w:hAnsiTheme="majorHAnsi" w:cs="Arial"/>
                <w:b/>
                <w:i/>
                <w:spacing w:val="-4"/>
                <w:sz w:val="24"/>
                <w:szCs w:val="24"/>
              </w:rPr>
              <w:t xml:space="preserve"> </w:t>
            </w:r>
            <w:r w:rsidRPr="00695415">
              <w:rPr>
                <w:rFonts w:asciiTheme="majorHAnsi" w:hAnsiTheme="majorHAnsi" w:cs="Arial"/>
                <w:b/>
                <w:i/>
                <w:sz w:val="24"/>
                <w:szCs w:val="24"/>
              </w:rPr>
              <w:t>the</w:t>
            </w:r>
            <w:r w:rsidRPr="00695415">
              <w:rPr>
                <w:rFonts w:asciiTheme="majorHAnsi" w:hAnsiTheme="majorHAnsi" w:cs="Arial"/>
                <w:b/>
                <w:i/>
                <w:spacing w:val="-2"/>
                <w:sz w:val="24"/>
                <w:szCs w:val="24"/>
              </w:rPr>
              <w:t xml:space="preserve"> </w:t>
            </w:r>
            <w:proofErr w:type="spellStart"/>
            <w:r w:rsidRPr="00695415">
              <w:rPr>
                <w:rFonts w:asciiTheme="majorHAnsi" w:hAnsiTheme="majorHAnsi" w:cs="Arial"/>
                <w:b/>
                <w:i/>
                <w:sz w:val="24"/>
                <w:szCs w:val="24"/>
              </w:rPr>
              <w:t>Lo</w:t>
            </w:r>
            <w:ins w:id="44" w:author="Admin" w:date="2025-12-18T15:24:00Z" w16du:dateUtc="2025-12-18T12:24:00Z">
              <w:r w:rsidR="00131279">
                <w:rPr>
                  <w:rFonts w:asciiTheme="majorHAnsi" w:hAnsiTheme="majorHAnsi" w:cs="Arial"/>
                  <w:b/>
                  <w:i/>
                  <w:sz w:val="24"/>
                  <w:szCs w:val="24"/>
                </w:rPr>
                <w:t>A</w:t>
              </w:r>
            </w:ins>
            <w:proofErr w:type="spellEnd"/>
            <w:del w:id="45" w:author="Admin" w:date="2025-12-18T15:24:00Z" w16du:dateUtc="2025-12-18T12:24:00Z">
              <w:r w:rsidRPr="00695415" w:rsidDel="00131279">
                <w:rPr>
                  <w:rFonts w:asciiTheme="majorHAnsi" w:hAnsiTheme="majorHAnsi" w:cs="Arial"/>
                  <w:b/>
                  <w:i/>
                  <w:sz w:val="24"/>
                  <w:szCs w:val="24"/>
                </w:rPr>
                <w:delText>U</w:delText>
              </w:r>
            </w:del>
          </w:p>
        </w:tc>
        <w:tc>
          <w:tcPr>
            <w:tcW w:w="7290" w:type="dxa"/>
            <w:shd w:val="clear" w:color="auto" w:fill="D9D9D9" w:themeFill="background1" w:themeFillShade="D9"/>
            <w:tcPrChange w:id="46" w:author="Admin" w:date="2025-12-18T15:25:00Z" w16du:dateUtc="2025-12-18T12:25:00Z">
              <w:tcPr>
                <w:tcW w:w="6930" w:type="dxa"/>
                <w:shd w:val="clear" w:color="auto" w:fill="D9D9D9" w:themeFill="background1" w:themeFillShade="D9"/>
              </w:tcPr>
            </w:tcPrChange>
          </w:tcPr>
          <w:p w14:paraId="76D6B668" w14:textId="77777777" w:rsidR="006B684C" w:rsidRPr="00695415" w:rsidRDefault="006B684C" w:rsidP="00DB3046">
            <w:pPr>
              <w:pStyle w:val="TableParagraph"/>
              <w:shd w:val="clear" w:color="auto" w:fill="C1E4F5" w:themeFill="accent1" w:themeFillTint="33"/>
              <w:ind w:left="109"/>
              <w:jc w:val="both"/>
              <w:rPr>
                <w:rFonts w:asciiTheme="majorHAnsi" w:hAnsiTheme="majorHAnsi" w:cs="Arial"/>
                <w:b/>
                <w:i/>
                <w:sz w:val="24"/>
                <w:szCs w:val="24"/>
              </w:rPr>
            </w:pPr>
            <w:r w:rsidRPr="00695415">
              <w:rPr>
                <w:rFonts w:asciiTheme="majorHAnsi" w:hAnsiTheme="majorHAnsi" w:cs="Arial"/>
                <w:b/>
                <w:i/>
                <w:sz w:val="24"/>
                <w:szCs w:val="24"/>
              </w:rPr>
              <w:t>Actual achievements</w:t>
            </w:r>
            <w:r w:rsidRPr="00695415">
              <w:rPr>
                <w:rFonts w:asciiTheme="majorHAnsi" w:hAnsiTheme="majorHAnsi" w:cs="Arial"/>
                <w:b/>
                <w:i/>
                <w:spacing w:val="-4"/>
                <w:sz w:val="24"/>
                <w:szCs w:val="24"/>
              </w:rPr>
              <w:t xml:space="preserve"> </w:t>
            </w:r>
            <w:r w:rsidRPr="00695415">
              <w:rPr>
                <w:rFonts w:asciiTheme="majorHAnsi" w:hAnsiTheme="majorHAnsi" w:cs="Arial"/>
                <w:b/>
                <w:i/>
                <w:sz w:val="24"/>
                <w:szCs w:val="24"/>
              </w:rPr>
              <w:t>up</w:t>
            </w:r>
            <w:r w:rsidRPr="00695415">
              <w:rPr>
                <w:rFonts w:asciiTheme="majorHAnsi" w:hAnsiTheme="majorHAnsi" w:cs="Arial"/>
                <w:b/>
                <w:i/>
                <w:spacing w:val="-6"/>
                <w:sz w:val="24"/>
                <w:szCs w:val="24"/>
              </w:rPr>
              <w:t xml:space="preserve"> </w:t>
            </w:r>
            <w:r w:rsidRPr="00695415">
              <w:rPr>
                <w:rFonts w:asciiTheme="majorHAnsi" w:hAnsiTheme="majorHAnsi" w:cs="Arial"/>
                <w:b/>
                <w:i/>
                <w:sz w:val="24"/>
                <w:szCs w:val="24"/>
              </w:rPr>
              <w:t>to</w:t>
            </w:r>
            <w:r w:rsidRPr="00695415">
              <w:rPr>
                <w:rFonts w:asciiTheme="majorHAnsi" w:hAnsiTheme="majorHAnsi" w:cs="Arial"/>
                <w:b/>
                <w:i/>
                <w:spacing w:val="-5"/>
                <w:sz w:val="24"/>
                <w:szCs w:val="24"/>
              </w:rPr>
              <w:t xml:space="preserve"> </w:t>
            </w:r>
            <w:r w:rsidRPr="00695415">
              <w:rPr>
                <w:rFonts w:asciiTheme="majorHAnsi" w:hAnsiTheme="majorHAnsi" w:cs="Arial"/>
                <w:b/>
                <w:i/>
                <w:sz w:val="24"/>
                <w:szCs w:val="24"/>
              </w:rPr>
              <w:t>the</w:t>
            </w:r>
            <w:r w:rsidRPr="00695415">
              <w:rPr>
                <w:rFonts w:asciiTheme="majorHAnsi" w:hAnsiTheme="majorHAnsi" w:cs="Arial"/>
                <w:b/>
                <w:i/>
                <w:spacing w:val="-5"/>
                <w:sz w:val="24"/>
                <w:szCs w:val="24"/>
              </w:rPr>
              <w:t xml:space="preserve"> </w:t>
            </w:r>
            <w:r w:rsidRPr="00695415">
              <w:rPr>
                <w:rFonts w:asciiTheme="majorHAnsi" w:hAnsiTheme="majorHAnsi" w:cs="Arial"/>
                <w:b/>
                <w:i/>
                <w:sz w:val="24"/>
                <w:szCs w:val="24"/>
              </w:rPr>
              <w:t>date</w:t>
            </w:r>
            <w:r w:rsidRPr="00695415">
              <w:rPr>
                <w:rFonts w:asciiTheme="majorHAnsi" w:hAnsiTheme="majorHAnsi" w:cs="Arial"/>
                <w:b/>
                <w:i/>
                <w:spacing w:val="1"/>
                <w:sz w:val="24"/>
                <w:szCs w:val="24"/>
              </w:rPr>
              <w:t xml:space="preserve"> </w:t>
            </w:r>
            <w:r w:rsidRPr="00695415">
              <w:rPr>
                <w:rFonts w:asciiTheme="majorHAnsi" w:hAnsiTheme="majorHAnsi" w:cs="Arial"/>
                <w:b/>
                <w:i/>
                <w:sz w:val="24"/>
                <w:szCs w:val="24"/>
              </w:rPr>
              <w:t>of</w:t>
            </w:r>
            <w:r w:rsidRPr="00695415">
              <w:rPr>
                <w:rFonts w:asciiTheme="majorHAnsi" w:hAnsiTheme="majorHAnsi" w:cs="Arial"/>
                <w:b/>
                <w:i/>
                <w:spacing w:val="-5"/>
                <w:sz w:val="24"/>
                <w:szCs w:val="24"/>
              </w:rPr>
              <w:t xml:space="preserve"> </w:t>
            </w:r>
            <w:r w:rsidRPr="00695415">
              <w:rPr>
                <w:rFonts w:asciiTheme="majorHAnsi" w:hAnsiTheme="majorHAnsi" w:cs="Arial"/>
                <w:b/>
                <w:i/>
                <w:sz w:val="24"/>
                <w:szCs w:val="24"/>
              </w:rPr>
              <w:t>reporting</w:t>
            </w:r>
          </w:p>
        </w:tc>
        <w:tc>
          <w:tcPr>
            <w:tcW w:w="2398" w:type="dxa"/>
            <w:shd w:val="clear" w:color="auto" w:fill="D9D9D9" w:themeFill="background1" w:themeFillShade="D9"/>
            <w:tcPrChange w:id="47" w:author="Admin" w:date="2025-12-18T15:25:00Z" w16du:dateUtc="2025-12-18T12:25:00Z">
              <w:tcPr>
                <w:tcW w:w="2758" w:type="dxa"/>
                <w:gridSpan w:val="2"/>
                <w:shd w:val="clear" w:color="auto" w:fill="D9D9D9" w:themeFill="background1" w:themeFillShade="D9"/>
              </w:tcPr>
            </w:tcPrChange>
          </w:tcPr>
          <w:p w14:paraId="26209EC8" w14:textId="77777777" w:rsidR="006B684C" w:rsidRPr="00695415" w:rsidRDefault="006B684C" w:rsidP="00DB3046">
            <w:pPr>
              <w:pStyle w:val="TableParagraph"/>
              <w:shd w:val="clear" w:color="auto" w:fill="C1E4F5" w:themeFill="accent1" w:themeFillTint="33"/>
              <w:tabs>
                <w:tab w:val="left" w:pos="1369"/>
                <w:tab w:val="left" w:pos="2578"/>
              </w:tabs>
              <w:ind w:left="109"/>
              <w:jc w:val="both"/>
              <w:rPr>
                <w:rFonts w:asciiTheme="majorHAnsi" w:hAnsiTheme="majorHAnsi" w:cs="Arial"/>
                <w:b/>
                <w:i/>
                <w:sz w:val="24"/>
                <w:szCs w:val="24"/>
              </w:rPr>
            </w:pPr>
            <w:r w:rsidRPr="00695415">
              <w:rPr>
                <w:rFonts w:asciiTheme="majorHAnsi" w:hAnsiTheme="majorHAnsi" w:cs="Arial"/>
                <w:b/>
                <w:i/>
                <w:sz w:val="24"/>
                <w:szCs w:val="24"/>
              </w:rPr>
              <w:t>Remarks (Actions/Recommendations)</w:t>
            </w:r>
          </w:p>
        </w:tc>
      </w:tr>
      <w:tr w:rsidR="006B684C" w:rsidRPr="00695415" w14:paraId="0A48B1DB" w14:textId="77777777" w:rsidTr="00593E03">
        <w:trPr>
          <w:trHeight w:val="3796"/>
          <w:trPrChange w:id="48" w:author="Admin" w:date="2025-12-18T15:25:00Z" w16du:dateUtc="2025-12-18T12:25:00Z">
            <w:trPr>
              <w:trHeight w:val="3796"/>
            </w:trPr>
          </w:trPrChange>
        </w:trPr>
        <w:tc>
          <w:tcPr>
            <w:tcW w:w="1980" w:type="dxa"/>
            <w:tcBorders>
              <w:bottom w:val="single" w:sz="4" w:space="0" w:color="000000"/>
            </w:tcBorders>
            <w:tcPrChange w:id="49" w:author="Admin" w:date="2025-12-18T15:25:00Z" w16du:dateUtc="2025-12-18T12:25:00Z">
              <w:tcPr>
                <w:tcW w:w="1980" w:type="dxa"/>
                <w:tcBorders>
                  <w:bottom w:val="single" w:sz="4" w:space="0" w:color="000000"/>
                </w:tcBorders>
              </w:tcPr>
            </w:tcPrChange>
          </w:tcPr>
          <w:p w14:paraId="378FDAAD" w14:textId="77777777" w:rsidR="006B684C" w:rsidRPr="00695415" w:rsidRDefault="006B684C" w:rsidP="00DB3046">
            <w:pPr>
              <w:pStyle w:val="NormalWeb"/>
              <w:shd w:val="clear" w:color="auto" w:fill="C1E4F5" w:themeFill="accent1" w:themeFillTint="33"/>
              <w:jc w:val="both"/>
              <w:rPr>
                <w:rFonts w:asciiTheme="majorHAnsi" w:hAnsiTheme="majorHAnsi" w:cs="Arial"/>
                <w:b/>
                <w:bCs/>
              </w:rPr>
            </w:pPr>
            <w:bookmarkStart w:id="50" w:name="_Hlk155186873"/>
            <w:r w:rsidRPr="00695415">
              <w:rPr>
                <w:rFonts w:asciiTheme="majorHAnsi" w:hAnsiTheme="majorHAnsi" w:cs="Arial"/>
                <w:b/>
                <w:bCs/>
              </w:rPr>
              <w:t>Activity 1: Project team nomination and briefing</w:t>
            </w:r>
          </w:p>
          <w:bookmarkEnd w:id="50"/>
          <w:p w14:paraId="24C4F624" w14:textId="77777777" w:rsidR="006B684C" w:rsidRPr="00695415" w:rsidRDefault="006B684C" w:rsidP="00DB3046">
            <w:pPr>
              <w:pStyle w:val="NormalWeb"/>
              <w:shd w:val="clear" w:color="auto" w:fill="C1E4F5" w:themeFill="accent1" w:themeFillTint="33"/>
              <w:jc w:val="both"/>
              <w:rPr>
                <w:rFonts w:asciiTheme="majorHAnsi" w:hAnsiTheme="majorHAnsi" w:cs="Arial"/>
                <w:b/>
                <w:bCs/>
              </w:rPr>
            </w:pPr>
            <w:r w:rsidRPr="00695415">
              <w:rPr>
                <w:rFonts w:asciiTheme="majorHAnsi" w:hAnsiTheme="majorHAnsi" w:cs="Arial"/>
                <w:b/>
                <w:bCs/>
              </w:rPr>
              <w:t xml:space="preserve"> </w:t>
            </w:r>
          </w:p>
          <w:p w14:paraId="33238E02" w14:textId="77777777" w:rsidR="006B684C" w:rsidRPr="00695415" w:rsidRDefault="006B684C" w:rsidP="00DB3046">
            <w:pPr>
              <w:shd w:val="clear" w:color="auto" w:fill="C1E4F5" w:themeFill="accent1" w:themeFillTint="33"/>
              <w:jc w:val="both"/>
              <w:rPr>
                <w:rFonts w:asciiTheme="majorHAnsi" w:hAnsiTheme="majorHAnsi" w:cs="Arial"/>
                <w:sz w:val="24"/>
                <w:szCs w:val="24"/>
              </w:rPr>
            </w:pPr>
          </w:p>
          <w:p w14:paraId="760BAEC7" w14:textId="77777777" w:rsidR="006B684C" w:rsidRPr="00695415" w:rsidRDefault="006B684C" w:rsidP="00DB3046">
            <w:pPr>
              <w:shd w:val="clear" w:color="auto" w:fill="C1E4F5" w:themeFill="accent1" w:themeFillTint="33"/>
              <w:jc w:val="both"/>
              <w:rPr>
                <w:rFonts w:asciiTheme="majorHAnsi" w:hAnsiTheme="majorHAnsi" w:cs="Arial"/>
                <w:sz w:val="24"/>
                <w:szCs w:val="24"/>
              </w:rPr>
            </w:pPr>
          </w:p>
          <w:p w14:paraId="393CF025" w14:textId="77777777" w:rsidR="006B684C" w:rsidRPr="00695415" w:rsidRDefault="006B684C" w:rsidP="00DB3046">
            <w:pPr>
              <w:shd w:val="clear" w:color="auto" w:fill="C1E4F5" w:themeFill="accent1" w:themeFillTint="33"/>
              <w:jc w:val="both"/>
              <w:rPr>
                <w:rFonts w:asciiTheme="majorHAnsi" w:hAnsiTheme="majorHAnsi" w:cs="Arial"/>
                <w:sz w:val="24"/>
                <w:szCs w:val="24"/>
              </w:rPr>
            </w:pPr>
          </w:p>
          <w:p w14:paraId="71D58BFD" w14:textId="77777777" w:rsidR="006B684C" w:rsidRPr="00695415" w:rsidRDefault="006B684C" w:rsidP="00DB3046">
            <w:pPr>
              <w:shd w:val="clear" w:color="auto" w:fill="C1E4F5" w:themeFill="accent1" w:themeFillTint="33"/>
              <w:jc w:val="both"/>
              <w:rPr>
                <w:rFonts w:asciiTheme="majorHAnsi" w:hAnsiTheme="majorHAnsi" w:cs="Arial"/>
                <w:sz w:val="24"/>
                <w:szCs w:val="24"/>
              </w:rPr>
            </w:pPr>
          </w:p>
          <w:p w14:paraId="28684CDE" w14:textId="77777777" w:rsidR="006B684C" w:rsidRPr="00695415" w:rsidRDefault="006B684C" w:rsidP="00DB3046">
            <w:pPr>
              <w:shd w:val="clear" w:color="auto" w:fill="C1E4F5" w:themeFill="accent1" w:themeFillTint="33"/>
              <w:jc w:val="both"/>
              <w:rPr>
                <w:rFonts w:asciiTheme="majorHAnsi" w:hAnsiTheme="majorHAnsi" w:cs="Arial"/>
                <w:sz w:val="24"/>
                <w:szCs w:val="24"/>
              </w:rPr>
            </w:pPr>
          </w:p>
          <w:p w14:paraId="110B9505" w14:textId="77777777" w:rsidR="006B684C" w:rsidRDefault="006B684C" w:rsidP="00DB3046">
            <w:pPr>
              <w:shd w:val="clear" w:color="auto" w:fill="C1E4F5" w:themeFill="accent1" w:themeFillTint="33"/>
              <w:jc w:val="both"/>
              <w:rPr>
                <w:rFonts w:asciiTheme="majorHAnsi" w:hAnsiTheme="majorHAnsi" w:cs="Arial"/>
                <w:sz w:val="24"/>
                <w:szCs w:val="24"/>
              </w:rPr>
            </w:pPr>
          </w:p>
          <w:p w14:paraId="0725FE6F" w14:textId="77777777" w:rsidR="001341EF" w:rsidRDefault="001341EF" w:rsidP="00DB3046">
            <w:pPr>
              <w:shd w:val="clear" w:color="auto" w:fill="C1E4F5" w:themeFill="accent1" w:themeFillTint="33"/>
              <w:jc w:val="both"/>
              <w:rPr>
                <w:rFonts w:asciiTheme="majorHAnsi" w:hAnsiTheme="majorHAnsi" w:cs="Arial"/>
                <w:sz w:val="24"/>
                <w:szCs w:val="24"/>
              </w:rPr>
            </w:pPr>
          </w:p>
          <w:p w14:paraId="7833D704" w14:textId="77777777" w:rsidR="001341EF" w:rsidRDefault="001341EF" w:rsidP="00DB3046">
            <w:pPr>
              <w:shd w:val="clear" w:color="auto" w:fill="C1E4F5" w:themeFill="accent1" w:themeFillTint="33"/>
              <w:jc w:val="both"/>
              <w:rPr>
                <w:rFonts w:asciiTheme="majorHAnsi" w:hAnsiTheme="majorHAnsi" w:cs="Arial"/>
                <w:sz w:val="24"/>
                <w:szCs w:val="24"/>
              </w:rPr>
            </w:pPr>
          </w:p>
          <w:p w14:paraId="02190FEB" w14:textId="77777777" w:rsidR="001341EF" w:rsidRDefault="001341EF" w:rsidP="00DB3046">
            <w:pPr>
              <w:shd w:val="clear" w:color="auto" w:fill="C1E4F5" w:themeFill="accent1" w:themeFillTint="33"/>
              <w:jc w:val="both"/>
              <w:rPr>
                <w:rFonts w:asciiTheme="majorHAnsi" w:hAnsiTheme="majorHAnsi" w:cs="Arial"/>
                <w:sz w:val="24"/>
                <w:szCs w:val="24"/>
              </w:rPr>
            </w:pPr>
          </w:p>
          <w:p w14:paraId="4459A01D" w14:textId="77777777" w:rsidR="001341EF" w:rsidRPr="00695415" w:rsidRDefault="001341EF" w:rsidP="00DB3046">
            <w:pPr>
              <w:shd w:val="clear" w:color="auto" w:fill="C1E4F5" w:themeFill="accent1" w:themeFillTint="33"/>
              <w:jc w:val="both"/>
              <w:rPr>
                <w:rFonts w:asciiTheme="majorHAnsi" w:hAnsiTheme="majorHAnsi" w:cs="Arial"/>
                <w:sz w:val="24"/>
                <w:szCs w:val="24"/>
              </w:rPr>
            </w:pPr>
          </w:p>
        </w:tc>
        <w:tc>
          <w:tcPr>
            <w:tcW w:w="7290" w:type="dxa"/>
            <w:tcBorders>
              <w:bottom w:val="single" w:sz="4" w:space="0" w:color="000000"/>
            </w:tcBorders>
            <w:tcPrChange w:id="51" w:author="Admin" w:date="2025-12-18T15:25:00Z" w16du:dateUtc="2025-12-18T12:25:00Z">
              <w:tcPr>
                <w:tcW w:w="6930" w:type="dxa"/>
                <w:tcBorders>
                  <w:bottom w:val="single" w:sz="4" w:space="0" w:color="000000"/>
                </w:tcBorders>
              </w:tcPr>
            </w:tcPrChange>
          </w:tcPr>
          <w:p w14:paraId="118CBD6D" w14:textId="4226AA1C" w:rsidR="001341EF" w:rsidRDefault="00082B7D" w:rsidP="00DB3046">
            <w:pPr>
              <w:shd w:val="clear" w:color="auto" w:fill="C1E4F5" w:themeFill="accent1" w:themeFillTint="33"/>
              <w:jc w:val="both"/>
              <w:rPr>
                <w:rFonts w:asciiTheme="majorHAnsi" w:eastAsia="Arial MT" w:hAnsiTheme="majorHAnsi" w:cs="Arial"/>
                <w:sz w:val="24"/>
                <w:szCs w:val="24"/>
              </w:rPr>
            </w:pPr>
            <w:r w:rsidRPr="00082B7D">
              <w:rPr>
                <w:rFonts w:asciiTheme="majorHAnsi" w:eastAsia="Arial MT" w:hAnsiTheme="majorHAnsi" w:cs="Arial"/>
                <w:sz w:val="24"/>
                <w:szCs w:val="24"/>
              </w:rPr>
              <w:t>On 10</w:t>
            </w:r>
            <w:r w:rsidR="00922D9F" w:rsidRPr="00922D9F">
              <w:rPr>
                <w:rFonts w:asciiTheme="majorHAnsi" w:eastAsia="Arial MT" w:hAnsiTheme="majorHAnsi" w:cs="Arial"/>
                <w:sz w:val="24"/>
                <w:szCs w:val="24"/>
                <w:vertAlign w:val="superscript"/>
              </w:rPr>
              <w:t>th</w:t>
            </w:r>
            <w:r w:rsidR="00922D9F">
              <w:rPr>
                <w:rFonts w:asciiTheme="majorHAnsi" w:eastAsia="Arial MT" w:hAnsiTheme="majorHAnsi" w:cs="Arial"/>
                <w:sz w:val="24"/>
                <w:szCs w:val="24"/>
              </w:rPr>
              <w:t xml:space="preserve"> </w:t>
            </w:r>
            <w:r w:rsidRPr="00082B7D">
              <w:rPr>
                <w:rFonts w:asciiTheme="majorHAnsi" w:eastAsia="Arial MT" w:hAnsiTheme="majorHAnsi" w:cs="Arial"/>
                <w:sz w:val="24"/>
                <w:szCs w:val="24"/>
              </w:rPr>
              <w:t xml:space="preserve">December 2025, following the signature of the </w:t>
            </w:r>
            <w:proofErr w:type="spellStart"/>
            <w:r w:rsidRPr="00082B7D">
              <w:rPr>
                <w:rFonts w:asciiTheme="majorHAnsi" w:eastAsia="Arial MT" w:hAnsiTheme="majorHAnsi" w:cs="Arial"/>
                <w:sz w:val="24"/>
                <w:szCs w:val="24"/>
              </w:rPr>
              <w:t>LoA</w:t>
            </w:r>
            <w:proofErr w:type="spellEnd"/>
            <w:r w:rsidRPr="00082B7D">
              <w:rPr>
                <w:rFonts w:asciiTheme="majorHAnsi" w:eastAsia="Arial MT" w:hAnsiTheme="majorHAnsi" w:cs="Arial"/>
                <w:sz w:val="24"/>
                <w:szCs w:val="24"/>
              </w:rPr>
              <w:t xml:space="preserve"> between the two counterparts, </w:t>
            </w:r>
            <w:r w:rsidR="00892838" w:rsidRPr="00892838">
              <w:rPr>
                <w:rFonts w:asciiTheme="majorHAnsi" w:eastAsia="Arial MT" w:hAnsiTheme="majorHAnsi" w:cs="Arial"/>
                <w:sz w:val="24"/>
                <w:szCs w:val="24"/>
              </w:rPr>
              <w:t xml:space="preserve">TAFIRI management nominated four fish stock assessment experts and </w:t>
            </w:r>
            <w:r w:rsidR="00892838">
              <w:rPr>
                <w:rFonts w:asciiTheme="majorHAnsi" w:eastAsia="Arial MT" w:hAnsiTheme="majorHAnsi" w:cs="Arial"/>
                <w:sz w:val="24"/>
                <w:szCs w:val="24"/>
              </w:rPr>
              <w:t>a project manager</w:t>
            </w:r>
            <w:r w:rsidR="00892838" w:rsidRPr="00892838">
              <w:rPr>
                <w:rFonts w:asciiTheme="majorHAnsi" w:eastAsia="Arial MT" w:hAnsiTheme="majorHAnsi" w:cs="Arial"/>
                <w:sz w:val="24"/>
                <w:szCs w:val="24"/>
              </w:rPr>
              <w:t xml:space="preserve"> (Table 1) to facilitate the implementation of the project</w:t>
            </w:r>
            <w:r w:rsidRPr="00082B7D">
              <w:rPr>
                <w:rFonts w:asciiTheme="majorHAnsi" w:eastAsia="Arial MT" w:hAnsiTheme="majorHAnsi" w:cs="Arial"/>
                <w:sz w:val="24"/>
                <w:szCs w:val="24"/>
              </w:rPr>
              <w:t>. Immediately after the nomination, TAFIRI and FAO conducted a joint briefing session to facilitate effective and timely execution of the planned activities</w:t>
            </w:r>
            <w:r w:rsidR="001341EF">
              <w:rPr>
                <w:rFonts w:asciiTheme="majorHAnsi" w:eastAsia="Arial MT" w:hAnsiTheme="majorHAnsi" w:cs="Arial"/>
                <w:sz w:val="24"/>
                <w:szCs w:val="24"/>
              </w:rPr>
              <w:t>.</w:t>
            </w:r>
          </w:p>
          <w:p w14:paraId="4C96A8DC" w14:textId="7D28AC8D" w:rsidR="001341EF" w:rsidRDefault="00922D9F" w:rsidP="00DB3046">
            <w:pPr>
              <w:shd w:val="clear" w:color="auto" w:fill="C1E4F5" w:themeFill="accent1" w:themeFillTint="33"/>
              <w:jc w:val="both"/>
              <w:rPr>
                <w:rFonts w:asciiTheme="majorHAnsi" w:eastAsia="Arial MT" w:hAnsiTheme="majorHAnsi" w:cs="Arial"/>
                <w:sz w:val="24"/>
                <w:szCs w:val="24"/>
              </w:rPr>
            </w:pPr>
            <w:r w:rsidRPr="00922D9F">
              <w:rPr>
                <w:rFonts w:asciiTheme="majorHAnsi" w:eastAsia="Arial MT" w:hAnsiTheme="majorHAnsi" w:cs="Arial"/>
                <w:sz w:val="24"/>
                <w:szCs w:val="24"/>
              </w:rPr>
              <w:t xml:space="preserve">Table 1: Nominated </w:t>
            </w:r>
            <w:r>
              <w:rPr>
                <w:rFonts w:asciiTheme="majorHAnsi" w:eastAsia="Arial MT" w:hAnsiTheme="majorHAnsi" w:cs="Arial"/>
                <w:sz w:val="24"/>
                <w:szCs w:val="24"/>
              </w:rPr>
              <w:t>f</w:t>
            </w:r>
            <w:r w:rsidRPr="00922D9F">
              <w:rPr>
                <w:rFonts w:asciiTheme="majorHAnsi" w:eastAsia="Arial MT" w:hAnsiTheme="majorHAnsi" w:cs="Arial"/>
                <w:sz w:val="24"/>
                <w:szCs w:val="24"/>
              </w:rPr>
              <w:t xml:space="preserve">ish </w:t>
            </w:r>
            <w:r>
              <w:rPr>
                <w:rFonts w:asciiTheme="majorHAnsi" w:eastAsia="Arial MT" w:hAnsiTheme="majorHAnsi" w:cs="Arial"/>
                <w:sz w:val="24"/>
                <w:szCs w:val="24"/>
              </w:rPr>
              <w:t>s</w:t>
            </w:r>
            <w:r w:rsidRPr="00922D9F">
              <w:rPr>
                <w:rFonts w:asciiTheme="majorHAnsi" w:eastAsia="Arial MT" w:hAnsiTheme="majorHAnsi" w:cs="Arial"/>
                <w:sz w:val="24"/>
                <w:szCs w:val="24"/>
              </w:rPr>
              <w:t xml:space="preserve">tock </w:t>
            </w:r>
            <w:r>
              <w:rPr>
                <w:rFonts w:asciiTheme="majorHAnsi" w:eastAsia="Arial MT" w:hAnsiTheme="majorHAnsi" w:cs="Arial"/>
                <w:sz w:val="24"/>
                <w:szCs w:val="24"/>
              </w:rPr>
              <w:t>a</w:t>
            </w:r>
            <w:r w:rsidRPr="00922D9F">
              <w:rPr>
                <w:rFonts w:asciiTheme="majorHAnsi" w:eastAsia="Arial MT" w:hAnsiTheme="majorHAnsi" w:cs="Arial"/>
                <w:sz w:val="24"/>
                <w:szCs w:val="24"/>
              </w:rPr>
              <w:t xml:space="preserve">ssessment </w:t>
            </w:r>
            <w:r>
              <w:rPr>
                <w:rFonts w:asciiTheme="majorHAnsi" w:eastAsia="Arial MT" w:hAnsiTheme="majorHAnsi" w:cs="Arial"/>
                <w:sz w:val="24"/>
                <w:szCs w:val="24"/>
              </w:rPr>
              <w:t>e</w:t>
            </w:r>
            <w:r w:rsidRPr="00922D9F">
              <w:rPr>
                <w:rFonts w:asciiTheme="majorHAnsi" w:eastAsia="Arial MT" w:hAnsiTheme="majorHAnsi" w:cs="Arial"/>
                <w:sz w:val="24"/>
                <w:szCs w:val="24"/>
              </w:rPr>
              <w:t>xperts</w:t>
            </w:r>
            <w:r>
              <w:rPr>
                <w:rFonts w:asciiTheme="majorHAnsi" w:eastAsia="Arial MT" w:hAnsiTheme="majorHAnsi" w:cs="Arial"/>
                <w:sz w:val="24"/>
                <w:szCs w:val="24"/>
              </w:rPr>
              <w:t>.</w:t>
            </w:r>
          </w:p>
          <w:tbl>
            <w:tblPr>
              <w:tblStyle w:val="TableGrid"/>
              <w:tblW w:w="7373" w:type="dxa"/>
              <w:tblLook w:val="04A0" w:firstRow="1" w:lastRow="0" w:firstColumn="1" w:lastColumn="0" w:noHBand="0" w:noVBand="1"/>
              <w:tblPrChange w:id="52" w:author="Admin" w:date="2025-12-18T15:25:00Z" w16du:dateUtc="2025-12-18T12:25:00Z">
                <w:tblPr>
                  <w:tblStyle w:val="TableGrid"/>
                  <w:tblW w:w="0" w:type="auto"/>
                  <w:tblLook w:val="04A0" w:firstRow="1" w:lastRow="0" w:firstColumn="1" w:lastColumn="0" w:noHBand="0" w:noVBand="1"/>
                </w:tblPr>
              </w:tblPrChange>
            </w:tblPr>
            <w:tblGrid>
              <w:gridCol w:w="1725"/>
              <w:gridCol w:w="1725"/>
              <w:gridCol w:w="1725"/>
              <w:gridCol w:w="2198"/>
              <w:tblGridChange w:id="53">
                <w:tblGrid>
                  <w:gridCol w:w="1725"/>
                  <w:gridCol w:w="1725"/>
                  <w:gridCol w:w="1725"/>
                  <w:gridCol w:w="1725"/>
                  <w:gridCol w:w="473"/>
                </w:tblGrid>
              </w:tblGridChange>
            </w:tblGrid>
            <w:tr w:rsidR="001341EF" w14:paraId="7A7E1AA9" w14:textId="77777777" w:rsidTr="00593E03">
              <w:trPr>
                <w:trPrChange w:id="54" w:author="Admin" w:date="2025-12-18T15:25:00Z" w16du:dateUtc="2025-12-18T12:25:00Z">
                  <w:trPr>
                    <w:gridAfter w:val="0"/>
                  </w:trPr>
                </w:trPrChange>
              </w:trPr>
              <w:tc>
                <w:tcPr>
                  <w:tcW w:w="1725" w:type="dxa"/>
                  <w:tcPrChange w:id="55" w:author="Admin" w:date="2025-12-18T15:25:00Z" w16du:dateUtc="2025-12-18T12:25:00Z">
                    <w:tcPr>
                      <w:tcW w:w="1725" w:type="dxa"/>
                    </w:tcPr>
                  </w:tcPrChange>
                </w:tcPr>
                <w:p w14:paraId="3F185E8F" w14:textId="7A98643B" w:rsidR="001341EF" w:rsidRDefault="001341EF" w:rsidP="00DB3046">
                  <w:pPr>
                    <w:shd w:val="clear" w:color="auto" w:fill="C1E4F5" w:themeFill="accent1" w:themeFillTint="33"/>
                    <w:jc w:val="both"/>
                    <w:rPr>
                      <w:rFonts w:asciiTheme="majorHAnsi" w:eastAsia="Arial MT" w:hAnsiTheme="majorHAnsi" w:cs="Arial"/>
                      <w:sz w:val="24"/>
                      <w:szCs w:val="24"/>
                    </w:rPr>
                  </w:pPr>
                  <w:r>
                    <w:rPr>
                      <w:rFonts w:asciiTheme="majorHAnsi" w:eastAsia="Arial MT" w:hAnsiTheme="majorHAnsi" w:cs="Arial"/>
                      <w:sz w:val="24"/>
                      <w:szCs w:val="24"/>
                    </w:rPr>
                    <w:t xml:space="preserve">Name </w:t>
                  </w:r>
                </w:p>
              </w:tc>
              <w:tc>
                <w:tcPr>
                  <w:tcW w:w="1725" w:type="dxa"/>
                  <w:tcPrChange w:id="56" w:author="Admin" w:date="2025-12-18T15:25:00Z" w16du:dateUtc="2025-12-18T12:25:00Z">
                    <w:tcPr>
                      <w:tcW w:w="1725" w:type="dxa"/>
                    </w:tcPr>
                  </w:tcPrChange>
                </w:tcPr>
                <w:p w14:paraId="24F06B9E" w14:textId="57C57583" w:rsidR="001341EF" w:rsidRDefault="001341EF" w:rsidP="00DB3046">
                  <w:pPr>
                    <w:shd w:val="clear" w:color="auto" w:fill="C1E4F5" w:themeFill="accent1" w:themeFillTint="33"/>
                    <w:jc w:val="both"/>
                    <w:rPr>
                      <w:rFonts w:asciiTheme="majorHAnsi" w:eastAsia="Arial MT" w:hAnsiTheme="majorHAnsi" w:cs="Arial"/>
                      <w:sz w:val="24"/>
                      <w:szCs w:val="24"/>
                    </w:rPr>
                  </w:pPr>
                  <w:r>
                    <w:rPr>
                      <w:rFonts w:asciiTheme="majorHAnsi" w:eastAsia="Arial MT" w:hAnsiTheme="majorHAnsi" w:cs="Arial"/>
                      <w:sz w:val="24"/>
                      <w:szCs w:val="24"/>
                    </w:rPr>
                    <w:t>Title</w:t>
                  </w:r>
                </w:p>
              </w:tc>
              <w:tc>
                <w:tcPr>
                  <w:tcW w:w="1725" w:type="dxa"/>
                  <w:tcPrChange w:id="57" w:author="Admin" w:date="2025-12-18T15:25:00Z" w16du:dateUtc="2025-12-18T12:25:00Z">
                    <w:tcPr>
                      <w:tcW w:w="1725" w:type="dxa"/>
                    </w:tcPr>
                  </w:tcPrChange>
                </w:tcPr>
                <w:p w14:paraId="365D53CE" w14:textId="2B569E9E" w:rsidR="001341EF" w:rsidRDefault="001341EF" w:rsidP="00DB3046">
                  <w:pPr>
                    <w:shd w:val="clear" w:color="auto" w:fill="C1E4F5" w:themeFill="accent1" w:themeFillTint="33"/>
                    <w:jc w:val="both"/>
                    <w:rPr>
                      <w:rFonts w:asciiTheme="majorHAnsi" w:eastAsia="Arial MT" w:hAnsiTheme="majorHAnsi" w:cs="Arial"/>
                      <w:sz w:val="24"/>
                      <w:szCs w:val="24"/>
                    </w:rPr>
                  </w:pPr>
                  <w:r>
                    <w:rPr>
                      <w:rFonts w:asciiTheme="majorHAnsi" w:eastAsia="Arial MT" w:hAnsiTheme="majorHAnsi" w:cs="Arial"/>
                      <w:sz w:val="24"/>
                      <w:szCs w:val="24"/>
                    </w:rPr>
                    <w:t>Task</w:t>
                  </w:r>
                </w:p>
              </w:tc>
              <w:tc>
                <w:tcPr>
                  <w:tcW w:w="2198" w:type="dxa"/>
                  <w:tcPrChange w:id="58" w:author="Admin" w:date="2025-12-18T15:25:00Z" w16du:dateUtc="2025-12-18T12:25:00Z">
                    <w:tcPr>
                      <w:tcW w:w="1725" w:type="dxa"/>
                    </w:tcPr>
                  </w:tcPrChange>
                </w:tcPr>
                <w:p w14:paraId="3564E3A6" w14:textId="773DC5C9" w:rsidR="001341EF" w:rsidRDefault="001341EF" w:rsidP="00DB3046">
                  <w:pPr>
                    <w:shd w:val="clear" w:color="auto" w:fill="C1E4F5" w:themeFill="accent1" w:themeFillTint="33"/>
                    <w:jc w:val="both"/>
                    <w:rPr>
                      <w:rFonts w:asciiTheme="majorHAnsi" w:eastAsia="Arial MT" w:hAnsiTheme="majorHAnsi" w:cs="Arial"/>
                      <w:sz w:val="24"/>
                      <w:szCs w:val="24"/>
                    </w:rPr>
                  </w:pPr>
                  <w:r>
                    <w:rPr>
                      <w:rFonts w:asciiTheme="majorHAnsi" w:eastAsia="Arial MT" w:hAnsiTheme="majorHAnsi" w:cs="Arial"/>
                      <w:sz w:val="24"/>
                      <w:szCs w:val="24"/>
                    </w:rPr>
                    <w:t>Email and mobile phone</w:t>
                  </w:r>
                </w:p>
              </w:tc>
            </w:tr>
            <w:tr w:rsidR="00657028" w14:paraId="6B2ED8BB" w14:textId="77777777" w:rsidTr="00593E03">
              <w:trPr>
                <w:trPrChange w:id="59" w:author="Admin" w:date="2025-12-18T15:25:00Z" w16du:dateUtc="2025-12-18T12:25:00Z">
                  <w:trPr>
                    <w:gridAfter w:val="0"/>
                  </w:trPr>
                </w:trPrChange>
              </w:trPr>
              <w:tc>
                <w:tcPr>
                  <w:tcW w:w="1725" w:type="dxa"/>
                  <w:tcPrChange w:id="60" w:author="Admin" w:date="2025-12-18T15:25:00Z" w16du:dateUtc="2025-12-18T12:25:00Z">
                    <w:tcPr>
                      <w:tcW w:w="1725" w:type="dxa"/>
                    </w:tcPr>
                  </w:tcPrChange>
                </w:tcPr>
                <w:p w14:paraId="52D1D0E9" w14:textId="37E2095A" w:rsidR="00657028" w:rsidRDefault="00657028" w:rsidP="00DB3046">
                  <w:pPr>
                    <w:shd w:val="clear" w:color="auto" w:fill="C1E4F5" w:themeFill="accent1" w:themeFillTint="33"/>
                    <w:jc w:val="both"/>
                    <w:rPr>
                      <w:rFonts w:asciiTheme="majorHAnsi" w:eastAsia="Arial MT" w:hAnsiTheme="majorHAnsi" w:cs="Arial"/>
                      <w:sz w:val="24"/>
                      <w:szCs w:val="24"/>
                    </w:rPr>
                  </w:pPr>
                  <w:r w:rsidRPr="00695415">
                    <w:rPr>
                      <w:rFonts w:asciiTheme="majorHAnsi" w:eastAsia="Arial MT" w:hAnsiTheme="majorHAnsi" w:cs="Arial"/>
                      <w:sz w:val="24"/>
                      <w:szCs w:val="24"/>
                    </w:rPr>
                    <w:t>Dr. Ismael Kimirei</w:t>
                  </w:r>
                </w:p>
              </w:tc>
              <w:tc>
                <w:tcPr>
                  <w:tcW w:w="1725" w:type="dxa"/>
                  <w:tcPrChange w:id="61" w:author="Admin" w:date="2025-12-18T15:25:00Z" w16du:dateUtc="2025-12-18T12:25:00Z">
                    <w:tcPr>
                      <w:tcW w:w="1725" w:type="dxa"/>
                    </w:tcPr>
                  </w:tcPrChange>
                </w:tcPr>
                <w:p w14:paraId="56485CE0" w14:textId="02DF5AC2" w:rsidR="00657028" w:rsidRDefault="00657028" w:rsidP="00DB3046">
                  <w:pPr>
                    <w:shd w:val="clear" w:color="auto" w:fill="C1E4F5" w:themeFill="accent1" w:themeFillTint="33"/>
                    <w:jc w:val="both"/>
                    <w:rPr>
                      <w:rFonts w:asciiTheme="majorHAnsi" w:eastAsia="Arial MT" w:hAnsiTheme="majorHAnsi" w:cs="Arial"/>
                      <w:sz w:val="24"/>
                      <w:szCs w:val="24"/>
                    </w:rPr>
                  </w:pPr>
                  <w:r>
                    <w:rPr>
                      <w:rFonts w:asciiTheme="majorHAnsi" w:eastAsia="Arial MT" w:hAnsiTheme="majorHAnsi" w:cs="Arial"/>
                      <w:sz w:val="24"/>
                      <w:szCs w:val="24"/>
                    </w:rPr>
                    <w:t>Lead consultant</w:t>
                  </w:r>
                </w:p>
              </w:tc>
              <w:tc>
                <w:tcPr>
                  <w:tcW w:w="1725" w:type="dxa"/>
                  <w:vAlign w:val="bottom"/>
                  <w:tcPrChange w:id="62" w:author="Admin" w:date="2025-12-18T15:25:00Z" w16du:dateUtc="2025-12-18T12:25:00Z">
                    <w:tcPr>
                      <w:tcW w:w="1725" w:type="dxa"/>
                      <w:vAlign w:val="bottom"/>
                    </w:tcPr>
                  </w:tcPrChange>
                </w:tcPr>
                <w:p w14:paraId="311FDC3C" w14:textId="12B5AD77" w:rsidR="00657028" w:rsidRDefault="00657028" w:rsidP="00DB3046">
                  <w:pPr>
                    <w:shd w:val="clear" w:color="auto" w:fill="C1E4F5" w:themeFill="accent1" w:themeFillTint="33"/>
                    <w:jc w:val="both"/>
                    <w:rPr>
                      <w:rFonts w:asciiTheme="majorHAnsi" w:eastAsia="Arial MT" w:hAnsiTheme="majorHAnsi" w:cs="Arial"/>
                      <w:sz w:val="24"/>
                      <w:szCs w:val="24"/>
                    </w:rPr>
                  </w:pPr>
                  <w:r>
                    <w:rPr>
                      <w:rFonts w:ascii="Arial" w:eastAsia="Times New Roman" w:hAnsi="Arial"/>
                      <w:color w:val="000000"/>
                      <w:sz w:val="20"/>
                      <w:szCs w:val="20"/>
                    </w:rPr>
                    <w:t>Lead Fisheries Scientist / Team Leader (Preparation, Training &amp; Mentorship)</w:t>
                  </w:r>
                </w:p>
              </w:tc>
              <w:tc>
                <w:tcPr>
                  <w:tcW w:w="2198" w:type="dxa"/>
                  <w:tcPrChange w:id="63" w:author="Admin" w:date="2025-12-18T15:25:00Z" w16du:dateUtc="2025-12-18T12:25:00Z">
                    <w:tcPr>
                      <w:tcW w:w="1725" w:type="dxa"/>
                    </w:tcPr>
                  </w:tcPrChange>
                </w:tcPr>
                <w:p w14:paraId="2E50C1FD" w14:textId="5EE55475" w:rsidR="00657028" w:rsidRDefault="00657028" w:rsidP="00DB3046">
                  <w:pPr>
                    <w:shd w:val="clear" w:color="auto" w:fill="C1E4F5" w:themeFill="accent1" w:themeFillTint="33"/>
                    <w:jc w:val="both"/>
                    <w:rPr>
                      <w:rFonts w:asciiTheme="majorHAnsi" w:eastAsia="Arial MT" w:hAnsiTheme="majorHAnsi" w:cs="Arial"/>
                      <w:sz w:val="24"/>
                      <w:szCs w:val="24"/>
                    </w:rPr>
                  </w:pPr>
                  <w:r>
                    <w:rPr>
                      <w:rFonts w:asciiTheme="majorHAnsi" w:eastAsia="Arial MT" w:hAnsiTheme="majorHAnsi" w:cs="Arial"/>
                      <w:sz w:val="24"/>
                      <w:szCs w:val="24"/>
                    </w:rPr>
                    <w:fldChar w:fldCharType="begin"/>
                  </w:r>
                  <w:ins w:id="64" w:author="Lenovo" w:date="2025-12-17T15:37:00Z" w16du:dateUtc="2025-12-17T12:37:00Z">
                    <w:r>
                      <w:rPr>
                        <w:rFonts w:asciiTheme="majorHAnsi" w:eastAsia="Arial MT" w:hAnsiTheme="majorHAnsi" w:cs="Arial"/>
                        <w:sz w:val="24"/>
                        <w:szCs w:val="24"/>
                      </w:rPr>
                      <w:instrText>HYPERLINK "mailto:</w:instrText>
                    </w:r>
                  </w:ins>
                  <w:r>
                    <w:rPr>
                      <w:rFonts w:asciiTheme="majorHAnsi" w:eastAsia="Arial MT" w:hAnsiTheme="majorHAnsi" w:cs="Arial"/>
                      <w:sz w:val="24"/>
                      <w:szCs w:val="24"/>
                    </w:rPr>
                    <w:instrText>dg@tafiri.go.tz</w:instrText>
                  </w:r>
                  <w:ins w:id="65" w:author="Lenovo" w:date="2025-12-17T15:37:00Z" w16du:dateUtc="2025-12-17T12:37:00Z">
                    <w:r>
                      <w:rPr>
                        <w:rFonts w:asciiTheme="majorHAnsi" w:eastAsia="Arial MT" w:hAnsiTheme="majorHAnsi" w:cs="Arial"/>
                        <w:sz w:val="24"/>
                        <w:szCs w:val="24"/>
                      </w:rPr>
                      <w:instrText>"</w:instrText>
                    </w:r>
                  </w:ins>
                  <w:r>
                    <w:rPr>
                      <w:rFonts w:asciiTheme="majorHAnsi" w:eastAsia="Arial MT" w:hAnsiTheme="majorHAnsi" w:cs="Arial"/>
                      <w:sz w:val="24"/>
                      <w:szCs w:val="24"/>
                    </w:rPr>
                  </w:r>
                  <w:r>
                    <w:rPr>
                      <w:rFonts w:asciiTheme="majorHAnsi" w:eastAsia="Arial MT" w:hAnsiTheme="majorHAnsi" w:cs="Arial"/>
                      <w:sz w:val="24"/>
                      <w:szCs w:val="24"/>
                    </w:rPr>
                    <w:fldChar w:fldCharType="separate"/>
                  </w:r>
                  <w:r w:rsidRPr="0048424E">
                    <w:rPr>
                      <w:rStyle w:val="Hyperlink"/>
                      <w:rFonts w:asciiTheme="majorHAnsi" w:eastAsia="Arial MT" w:hAnsiTheme="majorHAnsi" w:cs="Arial"/>
                      <w:sz w:val="24"/>
                      <w:szCs w:val="24"/>
                    </w:rPr>
                    <w:t>dg@tafiri.go.tz</w:t>
                  </w:r>
                  <w:r>
                    <w:rPr>
                      <w:rFonts w:asciiTheme="majorHAnsi" w:eastAsia="Arial MT" w:hAnsiTheme="majorHAnsi" w:cs="Arial"/>
                      <w:sz w:val="24"/>
                      <w:szCs w:val="24"/>
                    </w:rPr>
                    <w:fldChar w:fldCharType="end"/>
                  </w:r>
                  <w:r>
                    <w:rPr>
                      <w:rFonts w:asciiTheme="majorHAnsi" w:eastAsia="Arial MT" w:hAnsiTheme="majorHAnsi" w:cs="Arial"/>
                      <w:sz w:val="24"/>
                      <w:szCs w:val="24"/>
                    </w:rPr>
                    <w:t>; +255786451468</w:t>
                  </w:r>
                </w:p>
              </w:tc>
            </w:tr>
            <w:tr w:rsidR="00657028" w14:paraId="3626A9CE" w14:textId="77777777" w:rsidTr="00593E03">
              <w:trPr>
                <w:trPrChange w:id="66" w:author="Admin" w:date="2025-12-18T15:25:00Z" w16du:dateUtc="2025-12-18T12:25:00Z">
                  <w:trPr>
                    <w:gridAfter w:val="0"/>
                  </w:trPr>
                </w:trPrChange>
              </w:trPr>
              <w:tc>
                <w:tcPr>
                  <w:tcW w:w="1725" w:type="dxa"/>
                  <w:tcPrChange w:id="67" w:author="Admin" w:date="2025-12-18T15:25:00Z" w16du:dateUtc="2025-12-18T12:25:00Z">
                    <w:tcPr>
                      <w:tcW w:w="1725" w:type="dxa"/>
                    </w:tcPr>
                  </w:tcPrChange>
                </w:tcPr>
                <w:p w14:paraId="7F3D6542" w14:textId="664D7174" w:rsidR="00657028" w:rsidRDefault="00657028" w:rsidP="00DB3046">
                  <w:pPr>
                    <w:shd w:val="clear" w:color="auto" w:fill="C1E4F5" w:themeFill="accent1" w:themeFillTint="33"/>
                    <w:jc w:val="both"/>
                    <w:rPr>
                      <w:rFonts w:asciiTheme="majorHAnsi" w:eastAsia="Arial MT" w:hAnsiTheme="majorHAnsi" w:cs="Arial"/>
                      <w:sz w:val="24"/>
                      <w:szCs w:val="24"/>
                    </w:rPr>
                  </w:pPr>
                  <w:r>
                    <w:rPr>
                      <w:rFonts w:asciiTheme="majorHAnsi" w:eastAsia="Arial MT" w:hAnsiTheme="majorHAnsi" w:cs="Arial"/>
                      <w:sz w:val="24"/>
                      <w:szCs w:val="24"/>
                    </w:rPr>
                    <w:t>Dr Rushingisha George</w:t>
                  </w:r>
                </w:p>
              </w:tc>
              <w:tc>
                <w:tcPr>
                  <w:tcW w:w="1725" w:type="dxa"/>
                  <w:tcPrChange w:id="68" w:author="Admin" w:date="2025-12-18T15:25:00Z" w16du:dateUtc="2025-12-18T12:25:00Z">
                    <w:tcPr>
                      <w:tcW w:w="1725" w:type="dxa"/>
                    </w:tcPr>
                  </w:tcPrChange>
                </w:tcPr>
                <w:p w14:paraId="71628165" w14:textId="7C8E386E" w:rsidR="00657028" w:rsidRDefault="00657028" w:rsidP="00DB3046">
                  <w:pPr>
                    <w:shd w:val="clear" w:color="auto" w:fill="C1E4F5" w:themeFill="accent1" w:themeFillTint="33"/>
                    <w:jc w:val="both"/>
                    <w:rPr>
                      <w:rFonts w:asciiTheme="majorHAnsi" w:eastAsia="Arial MT" w:hAnsiTheme="majorHAnsi" w:cs="Arial"/>
                      <w:sz w:val="24"/>
                      <w:szCs w:val="24"/>
                    </w:rPr>
                  </w:pPr>
                  <w:r>
                    <w:rPr>
                      <w:rFonts w:asciiTheme="majorHAnsi" w:eastAsia="Arial MT" w:hAnsiTheme="majorHAnsi" w:cs="Arial"/>
                      <w:sz w:val="24"/>
                      <w:szCs w:val="24"/>
                    </w:rPr>
                    <w:t>Consultant</w:t>
                  </w:r>
                </w:p>
              </w:tc>
              <w:tc>
                <w:tcPr>
                  <w:tcW w:w="1725" w:type="dxa"/>
                  <w:tcPrChange w:id="69" w:author="Admin" w:date="2025-12-18T15:25:00Z" w16du:dateUtc="2025-12-18T12:25:00Z">
                    <w:tcPr>
                      <w:tcW w:w="1725" w:type="dxa"/>
                    </w:tcPr>
                  </w:tcPrChange>
                </w:tcPr>
                <w:p w14:paraId="6B0AF999" w14:textId="28B2325B" w:rsidR="00657028" w:rsidRPr="00657028" w:rsidRDefault="00657028" w:rsidP="00DB3046">
                  <w:pPr>
                    <w:shd w:val="clear" w:color="auto" w:fill="C1E4F5" w:themeFill="accent1" w:themeFillTint="33"/>
                    <w:jc w:val="both"/>
                    <w:rPr>
                      <w:rFonts w:ascii="Gill Sans MT" w:hAnsi="Gill Sans MT"/>
                    </w:rPr>
                  </w:pPr>
                  <w:r w:rsidRPr="006D6CD1">
                    <w:rPr>
                      <w:rFonts w:ascii="Gill Sans MT" w:hAnsi="Gill Sans MT"/>
                    </w:rPr>
                    <w:t xml:space="preserve">Report Writing </w:t>
                  </w:r>
                  <w:r>
                    <w:rPr>
                      <w:rFonts w:ascii="Gill Sans MT" w:hAnsi="Gill Sans MT"/>
                    </w:rPr>
                    <w:t>and d</w:t>
                  </w:r>
                  <w:r w:rsidRPr="006D6CD1">
                    <w:rPr>
                      <w:rFonts w:ascii="Gill Sans MT" w:hAnsi="Gill Sans MT"/>
                    </w:rPr>
                    <w:t xml:space="preserve">ocumentation </w:t>
                  </w:r>
                  <w:r>
                    <w:rPr>
                      <w:rFonts w:ascii="Gill Sans MT" w:hAnsi="Gill Sans MT"/>
                    </w:rPr>
                    <w:t>e</w:t>
                  </w:r>
                  <w:r w:rsidRPr="006D6CD1">
                    <w:rPr>
                      <w:rFonts w:ascii="Gill Sans MT" w:hAnsi="Gill Sans MT"/>
                    </w:rPr>
                    <w:t>xpert</w:t>
                  </w:r>
                </w:p>
              </w:tc>
              <w:tc>
                <w:tcPr>
                  <w:tcW w:w="2198" w:type="dxa"/>
                  <w:tcPrChange w:id="70" w:author="Admin" w:date="2025-12-18T15:25:00Z" w16du:dateUtc="2025-12-18T12:25:00Z">
                    <w:tcPr>
                      <w:tcW w:w="1725" w:type="dxa"/>
                    </w:tcPr>
                  </w:tcPrChange>
                </w:tcPr>
                <w:p w14:paraId="1F1650CE" w14:textId="7653575F" w:rsidR="00657028" w:rsidRDefault="00657028" w:rsidP="00DB3046">
                  <w:pPr>
                    <w:shd w:val="clear" w:color="auto" w:fill="C1E4F5" w:themeFill="accent1" w:themeFillTint="33"/>
                    <w:jc w:val="both"/>
                    <w:rPr>
                      <w:rFonts w:asciiTheme="majorHAnsi" w:eastAsia="Arial MT" w:hAnsiTheme="majorHAnsi" w:cs="Arial"/>
                      <w:sz w:val="24"/>
                      <w:szCs w:val="24"/>
                    </w:rPr>
                  </w:pPr>
                  <w:del w:id="71" w:author="Admin" w:date="2025-12-18T15:26:00Z" w16du:dateUtc="2025-12-18T12:26:00Z">
                    <w:r w:rsidDel="003366EE">
                      <w:fldChar w:fldCharType="begin"/>
                    </w:r>
                    <w:r w:rsidDel="003366EE">
                      <w:delInstrText>HYPERLINK "mailto:George.rushingisha@tafiri.go.tz"</w:delInstrText>
                    </w:r>
                    <w:r w:rsidDel="003366EE">
                      <w:fldChar w:fldCharType="separate"/>
                    </w:r>
                    <w:r w:rsidRPr="0048424E" w:rsidDel="003366EE">
                      <w:rPr>
                        <w:rStyle w:val="Hyperlink"/>
                        <w:rFonts w:asciiTheme="majorHAnsi" w:eastAsia="Arial MT" w:hAnsiTheme="majorHAnsi" w:cs="Arial"/>
                        <w:sz w:val="24"/>
                        <w:szCs w:val="24"/>
                      </w:rPr>
                      <w:delText>George.rushingisha@tafiri.go.tz</w:delText>
                    </w:r>
                    <w:r w:rsidDel="003366EE">
                      <w:fldChar w:fldCharType="end"/>
                    </w:r>
                  </w:del>
                  <w:ins w:id="72" w:author="Admin" w:date="2025-12-18T15:26:00Z" w16du:dateUtc="2025-12-18T12:26:00Z">
                    <w:r w:rsidR="003366EE">
                      <w:fldChar w:fldCharType="begin"/>
                    </w:r>
                    <w:r w:rsidR="003366EE">
                      <w:instrText>HYPERLINK "mailto:George.rushingisha@tafiri.go.tz"</w:instrText>
                    </w:r>
                    <w:r w:rsidR="003366EE">
                      <w:fldChar w:fldCharType="separate"/>
                    </w:r>
                    <w:r w:rsidR="003366EE">
                      <w:rPr>
                        <w:rStyle w:val="Hyperlink"/>
                        <w:rFonts w:asciiTheme="majorHAnsi" w:eastAsia="Arial MT" w:hAnsiTheme="majorHAnsi" w:cs="Arial"/>
                        <w:sz w:val="24"/>
                        <w:szCs w:val="24"/>
                      </w:rPr>
                      <w:t>george.</w:t>
                    </w:r>
                    <w:r w:rsidR="00C63A9E">
                      <w:rPr>
                        <w:rStyle w:val="Hyperlink"/>
                        <w:rFonts w:asciiTheme="majorHAnsi" w:eastAsia="Arial MT" w:hAnsiTheme="majorHAnsi" w:cs="Arial"/>
                        <w:sz w:val="24"/>
                        <w:szCs w:val="24"/>
                      </w:rPr>
                      <w:t>rushingisha@tafiri.go.tz</w:t>
                    </w:r>
                    <w:r w:rsidR="003366EE">
                      <w:fldChar w:fldCharType="end"/>
                    </w:r>
                  </w:ins>
                  <w:r>
                    <w:rPr>
                      <w:rFonts w:asciiTheme="majorHAnsi" w:eastAsia="Arial MT" w:hAnsiTheme="majorHAnsi" w:cs="Arial"/>
                      <w:sz w:val="24"/>
                      <w:szCs w:val="24"/>
                    </w:rPr>
                    <w:t>; +255713277006</w:t>
                  </w:r>
                </w:p>
              </w:tc>
            </w:tr>
            <w:tr w:rsidR="00657028" w14:paraId="48A51BB6" w14:textId="77777777" w:rsidTr="00593E03">
              <w:trPr>
                <w:trPrChange w:id="73" w:author="Admin" w:date="2025-12-18T15:25:00Z" w16du:dateUtc="2025-12-18T12:25:00Z">
                  <w:trPr>
                    <w:gridAfter w:val="0"/>
                  </w:trPr>
                </w:trPrChange>
              </w:trPr>
              <w:tc>
                <w:tcPr>
                  <w:tcW w:w="1725" w:type="dxa"/>
                  <w:tcPrChange w:id="74" w:author="Admin" w:date="2025-12-18T15:25:00Z" w16du:dateUtc="2025-12-18T12:25:00Z">
                    <w:tcPr>
                      <w:tcW w:w="1725" w:type="dxa"/>
                    </w:tcPr>
                  </w:tcPrChange>
                </w:tcPr>
                <w:p w14:paraId="044D1BCE" w14:textId="5350C7FD" w:rsidR="00657028" w:rsidRDefault="00657028" w:rsidP="00DB3046">
                  <w:pPr>
                    <w:shd w:val="clear" w:color="auto" w:fill="C1E4F5" w:themeFill="accent1" w:themeFillTint="33"/>
                    <w:jc w:val="both"/>
                    <w:rPr>
                      <w:rFonts w:asciiTheme="majorHAnsi" w:eastAsia="Arial MT" w:hAnsiTheme="majorHAnsi" w:cs="Arial"/>
                      <w:sz w:val="24"/>
                      <w:szCs w:val="24"/>
                    </w:rPr>
                  </w:pPr>
                  <w:r>
                    <w:rPr>
                      <w:rFonts w:asciiTheme="majorHAnsi" w:eastAsia="Arial MT" w:hAnsiTheme="majorHAnsi" w:cs="Arial"/>
                      <w:sz w:val="24"/>
                      <w:szCs w:val="24"/>
                    </w:rPr>
                    <w:t>Dr Masumbuko Semba</w:t>
                  </w:r>
                </w:p>
              </w:tc>
              <w:tc>
                <w:tcPr>
                  <w:tcW w:w="1725" w:type="dxa"/>
                  <w:tcPrChange w:id="75" w:author="Admin" w:date="2025-12-18T15:25:00Z" w16du:dateUtc="2025-12-18T12:25:00Z">
                    <w:tcPr>
                      <w:tcW w:w="1725" w:type="dxa"/>
                    </w:tcPr>
                  </w:tcPrChange>
                </w:tcPr>
                <w:p w14:paraId="1D306AC1" w14:textId="44EC1816" w:rsidR="00657028" w:rsidRDefault="00657028" w:rsidP="00DB3046">
                  <w:pPr>
                    <w:shd w:val="clear" w:color="auto" w:fill="C1E4F5" w:themeFill="accent1" w:themeFillTint="33"/>
                    <w:jc w:val="both"/>
                    <w:rPr>
                      <w:rFonts w:asciiTheme="majorHAnsi" w:eastAsia="Arial MT" w:hAnsiTheme="majorHAnsi" w:cs="Arial"/>
                      <w:sz w:val="24"/>
                      <w:szCs w:val="24"/>
                    </w:rPr>
                  </w:pPr>
                  <w:r>
                    <w:rPr>
                      <w:rFonts w:asciiTheme="majorHAnsi" w:eastAsia="Arial MT" w:hAnsiTheme="majorHAnsi" w:cs="Arial"/>
                      <w:sz w:val="24"/>
                      <w:szCs w:val="24"/>
                    </w:rPr>
                    <w:t>Consultant</w:t>
                  </w:r>
                </w:p>
              </w:tc>
              <w:tc>
                <w:tcPr>
                  <w:tcW w:w="1725" w:type="dxa"/>
                  <w:vAlign w:val="bottom"/>
                  <w:tcPrChange w:id="76" w:author="Admin" w:date="2025-12-18T15:25:00Z" w16du:dateUtc="2025-12-18T12:25:00Z">
                    <w:tcPr>
                      <w:tcW w:w="1725" w:type="dxa"/>
                      <w:vAlign w:val="bottom"/>
                    </w:tcPr>
                  </w:tcPrChange>
                </w:tcPr>
                <w:p w14:paraId="657C3B70" w14:textId="34BCC929" w:rsidR="00657028" w:rsidRDefault="00657028" w:rsidP="00DB3046">
                  <w:pPr>
                    <w:shd w:val="clear" w:color="auto" w:fill="C1E4F5" w:themeFill="accent1" w:themeFillTint="33"/>
                    <w:jc w:val="both"/>
                    <w:rPr>
                      <w:rFonts w:asciiTheme="majorHAnsi" w:eastAsia="Arial MT" w:hAnsiTheme="majorHAnsi" w:cs="Arial"/>
                      <w:sz w:val="24"/>
                      <w:szCs w:val="24"/>
                    </w:rPr>
                  </w:pPr>
                  <w:r>
                    <w:rPr>
                      <w:rFonts w:ascii="Arial" w:eastAsia="Times New Roman" w:hAnsi="Arial"/>
                      <w:color w:val="000000"/>
                      <w:sz w:val="20"/>
                      <w:szCs w:val="20"/>
                    </w:rPr>
                    <w:t>Fisheries Data &amp; Modelling Expert</w:t>
                  </w:r>
                </w:p>
              </w:tc>
              <w:tc>
                <w:tcPr>
                  <w:tcW w:w="2198" w:type="dxa"/>
                  <w:tcPrChange w:id="77" w:author="Admin" w:date="2025-12-18T15:25:00Z" w16du:dateUtc="2025-12-18T12:25:00Z">
                    <w:tcPr>
                      <w:tcW w:w="1725" w:type="dxa"/>
                    </w:tcPr>
                  </w:tcPrChange>
                </w:tcPr>
                <w:p w14:paraId="6A0122E8" w14:textId="108C9688" w:rsidR="00657028" w:rsidRDefault="00657028" w:rsidP="00DB3046">
                  <w:pPr>
                    <w:shd w:val="clear" w:color="auto" w:fill="C1E4F5" w:themeFill="accent1" w:themeFillTint="33"/>
                    <w:jc w:val="both"/>
                    <w:rPr>
                      <w:rFonts w:asciiTheme="majorHAnsi" w:eastAsia="Arial MT" w:hAnsiTheme="majorHAnsi" w:cs="Arial"/>
                      <w:sz w:val="24"/>
                      <w:szCs w:val="24"/>
                    </w:rPr>
                  </w:pPr>
                  <w:r>
                    <w:fldChar w:fldCharType="begin"/>
                  </w:r>
                  <w:r>
                    <w:instrText>HYPERLINK "mailto:masumbukosemba@nm-aist.ac.tz"</w:instrText>
                  </w:r>
                  <w:r>
                    <w:fldChar w:fldCharType="separate"/>
                  </w:r>
                  <w:r w:rsidRPr="0048424E">
                    <w:rPr>
                      <w:rStyle w:val="Hyperlink"/>
                      <w:rFonts w:asciiTheme="majorHAnsi" w:eastAsia="Arial MT" w:hAnsiTheme="majorHAnsi" w:cs="Arial"/>
                      <w:sz w:val="24"/>
                      <w:szCs w:val="24"/>
                    </w:rPr>
                    <w:t>masumbukosemba@nm-aist.ac.tz</w:t>
                  </w:r>
                  <w:r>
                    <w:fldChar w:fldCharType="end"/>
                  </w:r>
                  <w:r>
                    <w:rPr>
                      <w:rFonts w:asciiTheme="majorHAnsi" w:eastAsia="Arial MT" w:hAnsiTheme="majorHAnsi" w:cs="Arial"/>
                      <w:sz w:val="24"/>
                      <w:szCs w:val="24"/>
                    </w:rPr>
                    <w:t>; +255717603703</w:t>
                  </w:r>
                </w:p>
              </w:tc>
            </w:tr>
            <w:tr w:rsidR="00657028" w14:paraId="1FD5B773" w14:textId="77777777" w:rsidTr="00593E03">
              <w:trPr>
                <w:trPrChange w:id="78" w:author="Admin" w:date="2025-12-18T15:25:00Z" w16du:dateUtc="2025-12-18T12:25:00Z">
                  <w:trPr>
                    <w:gridAfter w:val="0"/>
                  </w:trPr>
                </w:trPrChange>
              </w:trPr>
              <w:tc>
                <w:tcPr>
                  <w:tcW w:w="1725" w:type="dxa"/>
                  <w:tcPrChange w:id="79" w:author="Admin" w:date="2025-12-18T15:25:00Z" w16du:dateUtc="2025-12-18T12:25:00Z">
                    <w:tcPr>
                      <w:tcW w:w="1725" w:type="dxa"/>
                    </w:tcPr>
                  </w:tcPrChange>
                </w:tcPr>
                <w:p w14:paraId="0124F182" w14:textId="7D4FA94D" w:rsidR="00657028" w:rsidRDefault="00657028" w:rsidP="00DB3046">
                  <w:pPr>
                    <w:shd w:val="clear" w:color="auto" w:fill="C1E4F5" w:themeFill="accent1" w:themeFillTint="33"/>
                    <w:jc w:val="both"/>
                    <w:rPr>
                      <w:rFonts w:asciiTheme="majorHAnsi" w:eastAsia="Arial MT" w:hAnsiTheme="majorHAnsi" w:cs="Arial"/>
                      <w:sz w:val="24"/>
                      <w:szCs w:val="24"/>
                    </w:rPr>
                  </w:pPr>
                  <w:r>
                    <w:rPr>
                      <w:rFonts w:asciiTheme="majorHAnsi" w:eastAsia="Arial MT" w:hAnsiTheme="majorHAnsi" w:cs="Arial"/>
                      <w:sz w:val="24"/>
                      <w:szCs w:val="24"/>
                    </w:rPr>
                    <w:lastRenderedPageBreak/>
                    <w:t>Dr Mary Kishe</w:t>
                  </w:r>
                </w:p>
              </w:tc>
              <w:tc>
                <w:tcPr>
                  <w:tcW w:w="1725" w:type="dxa"/>
                  <w:tcPrChange w:id="80" w:author="Admin" w:date="2025-12-18T15:25:00Z" w16du:dateUtc="2025-12-18T12:25:00Z">
                    <w:tcPr>
                      <w:tcW w:w="1725" w:type="dxa"/>
                    </w:tcPr>
                  </w:tcPrChange>
                </w:tcPr>
                <w:p w14:paraId="0151BA48" w14:textId="3354E42F" w:rsidR="00657028" w:rsidRDefault="00657028" w:rsidP="00DB3046">
                  <w:pPr>
                    <w:shd w:val="clear" w:color="auto" w:fill="C1E4F5" w:themeFill="accent1" w:themeFillTint="33"/>
                    <w:jc w:val="both"/>
                    <w:rPr>
                      <w:rFonts w:asciiTheme="majorHAnsi" w:eastAsia="Arial MT" w:hAnsiTheme="majorHAnsi" w:cs="Arial"/>
                      <w:sz w:val="24"/>
                      <w:szCs w:val="24"/>
                    </w:rPr>
                  </w:pPr>
                  <w:r>
                    <w:rPr>
                      <w:rFonts w:asciiTheme="majorHAnsi" w:eastAsia="Arial MT" w:hAnsiTheme="majorHAnsi" w:cs="Arial"/>
                      <w:sz w:val="24"/>
                      <w:szCs w:val="24"/>
                    </w:rPr>
                    <w:t>Consultant</w:t>
                  </w:r>
                </w:p>
              </w:tc>
              <w:tc>
                <w:tcPr>
                  <w:tcW w:w="1725" w:type="dxa"/>
                  <w:vAlign w:val="bottom"/>
                  <w:tcPrChange w:id="81" w:author="Admin" w:date="2025-12-18T15:25:00Z" w16du:dateUtc="2025-12-18T12:25:00Z">
                    <w:tcPr>
                      <w:tcW w:w="1725" w:type="dxa"/>
                      <w:vAlign w:val="bottom"/>
                    </w:tcPr>
                  </w:tcPrChange>
                </w:tcPr>
                <w:p w14:paraId="37641C86" w14:textId="5C59D85A" w:rsidR="00657028" w:rsidRDefault="00657028" w:rsidP="00DB3046">
                  <w:pPr>
                    <w:shd w:val="clear" w:color="auto" w:fill="C1E4F5" w:themeFill="accent1" w:themeFillTint="33"/>
                    <w:jc w:val="both"/>
                    <w:rPr>
                      <w:rFonts w:asciiTheme="majorHAnsi" w:eastAsia="Arial MT" w:hAnsiTheme="majorHAnsi" w:cs="Arial"/>
                      <w:sz w:val="24"/>
                      <w:szCs w:val="24"/>
                    </w:rPr>
                  </w:pPr>
                  <w:r>
                    <w:rPr>
                      <w:rFonts w:ascii="Arial" w:eastAsia="Times New Roman" w:hAnsi="Arial"/>
                      <w:color w:val="000000"/>
                      <w:sz w:val="20"/>
                      <w:szCs w:val="20"/>
                    </w:rPr>
                    <w:t>Training Specialist / Co</w:t>
                  </w:r>
                  <w:r>
                    <w:rPr>
                      <w:rFonts w:ascii="Arial" w:eastAsia="Times New Roman" w:hAnsi="Arial"/>
                      <w:color w:val="000000"/>
                      <w:sz w:val="20"/>
                      <w:szCs w:val="20"/>
                    </w:rPr>
                    <w:noBreakHyphen/>
                    <w:t>Trainer / Strategy Developer (desk review &amp; drafting Somali stock assessment strategy)</w:t>
                  </w:r>
                </w:p>
              </w:tc>
              <w:tc>
                <w:tcPr>
                  <w:tcW w:w="2198" w:type="dxa"/>
                  <w:tcPrChange w:id="82" w:author="Admin" w:date="2025-12-18T15:25:00Z" w16du:dateUtc="2025-12-18T12:25:00Z">
                    <w:tcPr>
                      <w:tcW w:w="1725" w:type="dxa"/>
                    </w:tcPr>
                  </w:tcPrChange>
                </w:tcPr>
                <w:p w14:paraId="16A700C8" w14:textId="5556933E" w:rsidR="00657028" w:rsidRDefault="00C7218F" w:rsidP="00DB3046">
                  <w:pPr>
                    <w:shd w:val="clear" w:color="auto" w:fill="C1E4F5" w:themeFill="accent1" w:themeFillTint="33"/>
                    <w:jc w:val="both"/>
                    <w:rPr>
                      <w:rFonts w:asciiTheme="majorHAnsi" w:eastAsia="Arial MT" w:hAnsiTheme="majorHAnsi" w:cs="Arial"/>
                      <w:sz w:val="24"/>
                      <w:szCs w:val="24"/>
                    </w:rPr>
                  </w:pPr>
                  <w:ins w:id="83" w:author="Admin" w:date="2025-12-18T15:27:00Z" w16du:dateUtc="2025-12-18T12:27:00Z">
                    <w:r>
                      <w:rPr>
                        <w:rFonts w:asciiTheme="majorHAnsi" w:eastAsia="Arial MT" w:hAnsiTheme="majorHAnsi" w:cs="Arial"/>
                        <w:sz w:val="24"/>
                        <w:szCs w:val="24"/>
                      </w:rPr>
                      <w:fldChar w:fldCharType="begin"/>
                    </w:r>
                    <w:r>
                      <w:rPr>
                        <w:rFonts w:asciiTheme="majorHAnsi" w:eastAsia="Arial MT" w:hAnsiTheme="majorHAnsi" w:cs="Arial"/>
                        <w:sz w:val="24"/>
                        <w:szCs w:val="24"/>
                      </w:rPr>
                      <w:instrText>HYPERLINK "mailto:</w:instrText>
                    </w:r>
                  </w:ins>
                  <w:r w:rsidRPr="00C7218F">
                    <w:rPr>
                      <w:rFonts w:asciiTheme="majorHAnsi" w:eastAsia="Arial MT" w:hAnsiTheme="majorHAnsi" w:cs="Arial"/>
                      <w:sz w:val="24"/>
                      <w:szCs w:val="24"/>
                      <w:rPrChange w:id="84" w:author="Admin" w:date="2025-12-18T15:27:00Z" w16du:dateUtc="2025-12-18T12:27:00Z">
                        <w:rPr>
                          <w:rStyle w:val="Hyperlink"/>
                          <w:rFonts w:asciiTheme="majorHAnsi" w:eastAsia="Arial MT" w:hAnsiTheme="majorHAnsi" w:cs="Arial"/>
                          <w:sz w:val="24"/>
                          <w:szCs w:val="24"/>
                        </w:rPr>
                      </w:rPrChange>
                    </w:rPr>
                    <w:instrText>mary.kishe@tafiri.go.t</w:instrText>
                  </w:r>
                  <w:ins w:id="85" w:author="Admin" w:date="2025-12-18T15:27:00Z" w16du:dateUtc="2025-12-18T12:27:00Z">
                    <w:r>
                      <w:instrText>z</w:instrText>
                    </w:r>
                    <w:r>
                      <w:rPr>
                        <w:rFonts w:asciiTheme="majorHAnsi" w:eastAsia="Arial MT" w:hAnsiTheme="majorHAnsi" w:cs="Arial"/>
                        <w:sz w:val="24"/>
                        <w:szCs w:val="24"/>
                      </w:rPr>
                      <w:instrText>"</w:instrText>
                    </w:r>
                    <w:r>
                      <w:rPr>
                        <w:rFonts w:asciiTheme="majorHAnsi" w:eastAsia="Arial MT" w:hAnsiTheme="majorHAnsi" w:cs="Arial"/>
                        <w:sz w:val="24"/>
                        <w:szCs w:val="24"/>
                      </w:rPr>
                      <w:fldChar w:fldCharType="separate"/>
                    </w:r>
                  </w:ins>
                  <w:r w:rsidRPr="00C7218F">
                    <w:rPr>
                      <w:rStyle w:val="Hyperlink"/>
                      <w:rFonts w:asciiTheme="majorHAnsi" w:eastAsia="Arial MT" w:hAnsiTheme="majorHAnsi" w:cs="Arial"/>
                      <w:sz w:val="24"/>
                      <w:szCs w:val="24"/>
                    </w:rPr>
                    <w:t>mary.kishe@tafiri.go.t</w:t>
                  </w:r>
                  <w:ins w:id="86" w:author="Admin" w:date="2025-12-18T15:27:00Z" w16du:dateUtc="2025-12-18T12:27:00Z">
                    <w:r w:rsidRPr="00CC7640">
                      <w:rPr>
                        <w:rStyle w:val="Hyperlink"/>
                      </w:rPr>
                      <w:t>z</w:t>
                    </w:r>
                    <w:r>
                      <w:rPr>
                        <w:rFonts w:asciiTheme="majorHAnsi" w:eastAsia="Arial MT" w:hAnsiTheme="majorHAnsi" w:cs="Arial"/>
                        <w:sz w:val="24"/>
                        <w:szCs w:val="24"/>
                      </w:rPr>
                      <w:fldChar w:fldCharType="end"/>
                    </w:r>
                  </w:ins>
                  <w:del w:id="87" w:author="Admin" w:date="2025-12-18T15:27:00Z" w16du:dateUtc="2025-12-18T12:27:00Z">
                    <w:r w:rsidR="00657028" w:rsidDel="00C7218F">
                      <w:rPr>
                        <w:rFonts w:asciiTheme="majorHAnsi" w:eastAsia="Arial MT" w:hAnsiTheme="majorHAnsi" w:cs="Arial"/>
                        <w:sz w:val="24"/>
                        <w:szCs w:val="24"/>
                      </w:rPr>
                      <w:delText xml:space="preserve">; </w:delText>
                    </w:r>
                  </w:del>
                  <w:ins w:id="88" w:author="Admin" w:date="2025-12-18T15:27:00Z" w16du:dateUtc="2025-12-18T12:27:00Z">
                    <w:r>
                      <w:rPr>
                        <w:rFonts w:asciiTheme="majorHAnsi" w:eastAsia="Arial MT" w:hAnsiTheme="majorHAnsi" w:cs="Arial"/>
                        <w:sz w:val="24"/>
                        <w:szCs w:val="24"/>
                      </w:rPr>
                      <w:t xml:space="preserve">; </w:t>
                    </w:r>
                    <w:r>
                      <w:rPr>
                        <w:rFonts w:asciiTheme="majorHAnsi" w:eastAsia="Arial MT" w:hAnsiTheme="majorHAnsi" w:cs="Arial"/>
                        <w:sz w:val="24"/>
                        <w:szCs w:val="24"/>
                      </w:rPr>
                      <w:t xml:space="preserve"> </w:t>
                    </w:r>
                  </w:ins>
                  <w:r w:rsidR="00657028">
                    <w:rPr>
                      <w:rFonts w:asciiTheme="majorHAnsi" w:eastAsia="Arial MT" w:hAnsiTheme="majorHAnsi" w:cs="Arial"/>
                      <w:sz w:val="24"/>
                      <w:szCs w:val="24"/>
                    </w:rPr>
                    <w:t>+255784317539</w:t>
                  </w:r>
                </w:p>
              </w:tc>
            </w:tr>
            <w:tr w:rsidR="00657028" w14:paraId="434C2379" w14:textId="77777777" w:rsidTr="00593E03">
              <w:trPr>
                <w:trPrChange w:id="89" w:author="Admin" w:date="2025-12-18T15:25:00Z" w16du:dateUtc="2025-12-18T12:25:00Z">
                  <w:trPr>
                    <w:gridAfter w:val="0"/>
                  </w:trPr>
                </w:trPrChange>
              </w:trPr>
              <w:tc>
                <w:tcPr>
                  <w:tcW w:w="1725" w:type="dxa"/>
                  <w:tcPrChange w:id="90" w:author="Admin" w:date="2025-12-18T15:25:00Z" w16du:dateUtc="2025-12-18T12:25:00Z">
                    <w:tcPr>
                      <w:tcW w:w="1725" w:type="dxa"/>
                    </w:tcPr>
                  </w:tcPrChange>
                </w:tcPr>
                <w:p w14:paraId="3FC07032" w14:textId="75BB217A" w:rsidR="00657028" w:rsidRDefault="00657028" w:rsidP="00DB3046">
                  <w:pPr>
                    <w:shd w:val="clear" w:color="auto" w:fill="C1E4F5" w:themeFill="accent1" w:themeFillTint="33"/>
                    <w:jc w:val="both"/>
                    <w:rPr>
                      <w:rFonts w:asciiTheme="majorHAnsi" w:eastAsia="Arial MT" w:hAnsiTheme="majorHAnsi" w:cs="Arial"/>
                      <w:sz w:val="24"/>
                      <w:szCs w:val="24"/>
                    </w:rPr>
                  </w:pPr>
                  <w:proofErr w:type="spellStart"/>
                  <w:r>
                    <w:rPr>
                      <w:rFonts w:asciiTheme="majorHAnsi" w:eastAsia="Arial MT" w:hAnsiTheme="majorHAnsi" w:cs="Arial"/>
                      <w:sz w:val="24"/>
                      <w:szCs w:val="24"/>
                    </w:rPr>
                    <w:t>Ms</w:t>
                  </w:r>
                  <w:proofErr w:type="spellEnd"/>
                  <w:r>
                    <w:rPr>
                      <w:rFonts w:asciiTheme="majorHAnsi" w:eastAsia="Arial MT" w:hAnsiTheme="majorHAnsi" w:cs="Arial"/>
                      <w:sz w:val="24"/>
                      <w:szCs w:val="24"/>
                    </w:rPr>
                    <w:t xml:space="preserve"> Edith Kambo</w:t>
                  </w:r>
                </w:p>
              </w:tc>
              <w:tc>
                <w:tcPr>
                  <w:tcW w:w="1725" w:type="dxa"/>
                  <w:tcPrChange w:id="91" w:author="Admin" w:date="2025-12-18T15:25:00Z" w16du:dateUtc="2025-12-18T12:25:00Z">
                    <w:tcPr>
                      <w:tcW w:w="1725" w:type="dxa"/>
                    </w:tcPr>
                  </w:tcPrChange>
                </w:tcPr>
                <w:p w14:paraId="549CF92B" w14:textId="1FADD89F" w:rsidR="00657028" w:rsidRDefault="00657028" w:rsidP="00DB3046">
                  <w:pPr>
                    <w:shd w:val="clear" w:color="auto" w:fill="C1E4F5" w:themeFill="accent1" w:themeFillTint="33"/>
                    <w:jc w:val="both"/>
                    <w:rPr>
                      <w:rFonts w:asciiTheme="majorHAnsi" w:eastAsia="Arial MT" w:hAnsiTheme="majorHAnsi" w:cs="Arial"/>
                      <w:sz w:val="24"/>
                      <w:szCs w:val="24"/>
                    </w:rPr>
                  </w:pPr>
                  <w:r>
                    <w:rPr>
                      <w:rFonts w:asciiTheme="majorHAnsi" w:eastAsia="Arial MT" w:hAnsiTheme="majorHAnsi" w:cs="Arial"/>
                      <w:sz w:val="24"/>
                      <w:szCs w:val="24"/>
                    </w:rPr>
                    <w:t>Consultant</w:t>
                  </w:r>
                </w:p>
              </w:tc>
              <w:tc>
                <w:tcPr>
                  <w:tcW w:w="1725" w:type="dxa"/>
                  <w:tcPrChange w:id="92" w:author="Admin" w:date="2025-12-18T15:25:00Z" w16du:dateUtc="2025-12-18T12:25:00Z">
                    <w:tcPr>
                      <w:tcW w:w="1725" w:type="dxa"/>
                    </w:tcPr>
                  </w:tcPrChange>
                </w:tcPr>
                <w:p w14:paraId="250FB9A5" w14:textId="212F7129" w:rsidR="00657028" w:rsidRDefault="00657028" w:rsidP="00DB3046">
                  <w:pPr>
                    <w:shd w:val="clear" w:color="auto" w:fill="C1E4F5" w:themeFill="accent1" w:themeFillTint="33"/>
                    <w:jc w:val="both"/>
                    <w:rPr>
                      <w:rFonts w:asciiTheme="majorHAnsi" w:eastAsia="Arial MT" w:hAnsiTheme="majorHAnsi" w:cs="Arial"/>
                      <w:sz w:val="24"/>
                      <w:szCs w:val="24"/>
                    </w:rPr>
                  </w:pPr>
                  <w:r>
                    <w:rPr>
                      <w:rFonts w:asciiTheme="majorHAnsi" w:eastAsia="Arial MT" w:hAnsiTheme="majorHAnsi" w:cs="Arial"/>
                      <w:sz w:val="24"/>
                      <w:szCs w:val="24"/>
                    </w:rPr>
                    <w:t>Project manager</w:t>
                  </w:r>
                </w:p>
              </w:tc>
              <w:tc>
                <w:tcPr>
                  <w:tcW w:w="2198" w:type="dxa"/>
                  <w:tcPrChange w:id="93" w:author="Admin" w:date="2025-12-18T15:25:00Z" w16du:dateUtc="2025-12-18T12:25:00Z">
                    <w:tcPr>
                      <w:tcW w:w="1725" w:type="dxa"/>
                    </w:tcPr>
                  </w:tcPrChange>
                </w:tcPr>
                <w:p w14:paraId="6751AC4E" w14:textId="3BE6C0A0" w:rsidR="00657028" w:rsidRDefault="00657028" w:rsidP="00DB3046">
                  <w:pPr>
                    <w:shd w:val="clear" w:color="auto" w:fill="C1E4F5" w:themeFill="accent1" w:themeFillTint="33"/>
                    <w:jc w:val="both"/>
                    <w:rPr>
                      <w:rFonts w:asciiTheme="majorHAnsi" w:eastAsia="Arial MT" w:hAnsiTheme="majorHAnsi" w:cs="Arial"/>
                      <w:sz w:val="24"/>
                      <w:szCs w:val="24"/>
                    </w:rPr>
                  </w:pPr>
                  <w:r>
                    <w:fldChar w:fldCharType="begin"/>
                  </w:r>
                  <w:r>
                    <w:instrText>HYPERLINK "mailto:edith.kambo@tafiri.go.tz"</w:instrText>
                  </w:r>
                  <w:r>
                    <w:fldChar w:fldCharType="separate"/>
                  </w:r>
                  <w:r w:rsidRPr="0048424E">
                    <w:rPr>
                      <w:rStyle w:val="Hyperlink"/>
                      <w:rFonts w:asciiTheme="majorHAnsi" w:eastAsia="Arial MT" w:hAnsiTheme="majorHAnsi" w:cs="Arial"/>
                      <w:sz w:val="24"/>
                      <w:szCs w:val="24"/>
                    </w:rPr>
                    <w:t>edith.kambo@tafiri.go.tz</w:t>
                  </w:r>
                  <w:r>
                    <w:fldChar w:fldCharType="end"/>
                  </w:r>
                  <w:r>
                    <w:rPr>
                      <w:rFonts w:asciiTheme="majorHAnsi" w:eastAsia="Arial MT" w:hAnsiTheme="majorHAnsi" w:cs="Arial"/>
                      <w:sz w:val="24"/>
                      <w:szCs w:val="24"/>
                    </w:rPr>
                    <w:t>; +255763100619</w:t>
                  </w:r>
                </w:p>
              </w:tc>
            </w:tr>
          </w:tbl>
          <w:p w14:paraId="74A9AAA1" w14:textId="418EB852" w:rsidR="001341EF" w:rsidRPr="00695415" w:rsidRDefault="001341EF" w:rsidP="00DB3046">
            <w:pPr>
              <w:shd w:val="clear" w:color="auto" w:fill="C1E4F5" w:themeFill="accent1" w:themeFillTint="33"/>
              <w:jc w:val="both"/>
              <w:rPr>
                <w:rFonts w:asciiTheme="majorHAnsi" w:eastAsia="Arial MT" w:hAnsiTheme="majorHAnsi" w:cs="Arial"/>
                <w:sz w:val="24"/>
                <w:szCs w:val="24"/>
              </w:rPr>
            </w:pPr>
          </w:p>
          <w:p w14:paraId="679099EE" w14:textId="24B5DE4D" w:rsidR="006B684C" w:rsidRPr="00695415" w:rsidRDefault="006B684C" w:rsidP="00DB3046">
            <w:pPr>
              <w:shd w:val="clear" w:color="auto" w:fill="C1E4F5" w:themeFill="accent1" w:themeFillTint="33"/>
              <w:jc w:val="both"/>
              <w:rPr>
                <w:rFonts w:asciiTheme="majorHAnsi" w:eastAsia="Arial MT" w:hAnsiTheme="majorHAnsi" w:cs="Arial"/>
                <w:sz w:val="24"/>
                <w:szCs w:val="24"/>
              </w:rPr>
            </w:pPr>
            <w:bookmarkStart w:id="94" w:name="_Hlk155186861"/>
            <w:r w:rsidRPr="00695415">
              <w:rPr>
                <w:rFonts w:asciiTheme="majorHAnsi" w:hAnsiTheme="majorHAnsi" w:cs="Arial"/>
                <w:i/>
                <w:iCs/>
                <w:sz w:val="24"/>
                <w:szCs w:val="24"/>
              </w:rPr>
              <w:t xml:space="preserve">Nominated </w:t>
            </w:r>
            <w:r w:rsidR="00DB6ED5" w:rsidRPr="00695415">
              <w:rPr>
                <w:rFonts w:asciiTheme="majorHAnsi" w:hAnsiTheme="majorHAnsi" w:cs="Arial"/>
                <w:i/>
                <w:iCs/>
                <w:sz w:val="24"/>
                <w:szCs w:val="24"/>
              </w:rPr>
              <w:t>TAFIRI</w:t>
            </w:r>
            <w:r w:rsidRPr="00695415">
              <w:rPr>
                <w:rFonts w:asciiTheme="majorHAnsi" w:hAnsiTheme="majorHAnsi" w:cs="Arial"/>
                <w:i/>
                <w:iCs/>
                <w:sz w:val="24"/>
                <w:szCs w:val="24"/>
              </w:rPr>
              <w:t xml:space="preserve"> staff assigned to the </w:t>
            </w:r>
            <w:proofErr w:type="spellStart"/>
            <w:r w:rsidRPr="00695415">
              <w:rPr>
                <w:rFonts w:asciiTheme="majorHAnsi" w:hAnsiTheme="majorHAnsi" w:cs="Arial"/>
                <w:i/>
                <w:iCs/>
                <w:sz w:val="24"/>
                <w:szCs w:val="24"/>
              </w:rPr>
              <w:t>LoA</w:t>
            </w:r>
            <w:proofErr w:type="spellEnd"/>
            <w:r w:rsidRPr="00695415">
              <w:rPr>
                <w:rFonts w:asciiTheme="majorHAnsi" w:hAnsiTheme="majorHAnsi" w:cs="Arial"/>
                <w:i/>
                <w:iCs/>
                <w:sz w:val="24"/>
                <w:szCs w:val="24"/>
              </w:rPr>
              <w:t xml:space="preserve"> activities criteria is attached as (Annex 1)</w:t>
            </w:r>
            <w:bookmarkEnd w:id="94"/>
          </w:p>
        </w:tc>
        <w:tc>
          <w:tcPr>
            <w:tcW w:w="2398" w:type="dxa"/>
            <w:tcBorders>
              <w:bottom w:val="single" w:sz="4" w:space="0" w:color="000000"/>
            </w:tcBorders>
            <w:tcPrChange w:id="95" w:author="Admin" w:date="2025-12-18T15:25:00Z" w16du:dateUtc="2025-12-18T12:25:00Z">
              <w:tcPr>
                <w:tcW w:w="2758" w:type="dxa"/>
                <w:gridSpan w:val="2"/>
                <w:tcBorders>
                  <w:bottom w:val="single" w:sz="4" w:space="0" w:color="000000"/>
                </w:tcBorders>
              </w:tcPr>
            </w:tcPrChange>
          </w:tcPr>
          <w:p w14:paraId="5761367F" w14:textId="4FC5BE48" w:rsidR="00892838" w:rsidDel="0007400F" w:rsidRDefault="00072821" w:rsidP="0007400F">
            <w:pPr>
              <w:shd w:val="clear" w:color="auto" w:fill="C1E4F5" w:themeFill="accent1" w:themeFillTint="33"/>
              <w:jc w:val="both"/>
              <w:rPr>
                <w:del w:id="96" w:author="Admin" w:date="2025-12-18T15:23:00Z" w16du:dateUtc="2025-12-18T12:23:00Z"/>
                <w:rFonts w:asciiTheme="majorHAnsi" w:hAnsiTheme="majorHAnsi" w:cs="Arial"/>
                <w:sz w:val="24"/>
                <w:szCs w:val="24"/>
              </w:rPr>
              <w:pPrChange w:id="97" w:author="Admin" w:date="2025-12-18T15:23:00Z" w16du:dateUtc="2025-12-18T12:23:00Z">
                <w:pPr>
                  <w:shd w:val="clear" w:color="auto" w:fill="C1E4F5" w:themeFill="accent1" w:themeFillTint="33"/>
                  <w:jc w:val="both"/>
                </w:pPr>
              </w:pPrChange>
            </w:pPr>
            <w:r w:rsidRPr="00695415">
              <w:rPr>
                <w:rFonts w:asciiTheme="majorHAnsi" w:hAnsiTheme="majorHAnsi" w:cs="Arial"/>
                <w:sz w:val="24"/>
                <w:szCs w:val="24"/>
              </w:rPr>
              <w:lastRenderedPageBreak/>
              <w:t>Com</w:t>
            </w:r>
          </w:p>
          <w:p w14:paraId="68FB4310" w14:textId="57A7B1EA" w:rsidR="006B684C" w:rsidRPr="00695415" w:rsidRDefault="00072821" w:rsidP="0007400F">
            <w:pPr>
              <w:shd w:val="clear" w:color="auto" w:fill="C1E4F5" w:themeFill="accent1" w:themeFillTint="33"/>
              <w:jc w:val="both"/>
              <w:rPr>
                <w:rFonts w:asciiTheme="majorHAnsi" w:hAnsiTheme="majorHAnsi" w:cs="Arial"/>
                <w:sz w:val="24"/>
                <w:szCs w:val="24"/>
              </w:rPr>
            </w:pPr>
            <w:r w:rsidRPr="00695415">
              <w:rPr>
                <w:rFonts w:asciiTheme="majorHAnsi" w:hAnsiTheme="majorHAnsi" w:cs="Arial"/>
                <w:sz w:val="24"/>
                <w:szCs w:val="24"/>
              </w:rPr>
              <w:t>pleted</w:t>
            </w:r>
          </w:p>
        </w:tc>
      </w:tr>
      <w:tr w:rsidR="006B684C" w:rsidRPr="005A4A5E" w14:paraId="5EC3BA7D" w14:textId="77777777" w:rsidTr="00593E03">
        <w:trPr>
          <w:trHeight w:val="3096"/>
          <w:trPrChange w:id="98" w:author="Admin" w:date="2025-12-18T15:25:00Z" w16du:dateUtc="2025-12-18T12:25:00Z">
            <w:trPr>
              <w:trHeight w:val="3096"/>
            </w:trPr>
          </w:trPrChange>
        </w:trPr>
        <w:tc>
          <w:tcPr>
            <w:tcW w:w="1980" w:type="dxa"/>
            <w:tcBorders>
              <w:top w:val="single" w:sz="4" w:space="0" w:color="000000"/>
              <w:bottom w:val="single" w:sz="4" w:space="0" w:color="000000"/>
              <w:right w:val="single" w:sz="4" w:space="0" w:color="000000"/>
            </w:tcBorders>
            <w:tcPrChange w:id="99" w:author="Admin" w:date="2025-12-18T15:25:00Z" w16du:dateUtc="2025-12-18T12:25:00Z">
              <w:tcPr>
                <w:tcW w:w="1980" w:type="dxa"/>
                <w:tcBorders>
                  <w:top w:val="single" w:sz="4" w:space="0" w:color="000000"/>
                  <w:bottom w:val="single" w:sz="4" w:space="0" w:color="000000"/>
                  <w:right w:val="single" w:sz="4" w:space="0" w:color="000000"/>
                </w:tcBorders>
              </w:tcPr>
            </w:tcPrChange>
          </w:tcPr>
          <w:p w14:paraId="1F8B203D" w14:textId="77777777" w:rsidR="00DB6ED5" w:rsidRPr="005A4A5E" w:rsidRDefault="006B684C" w:rsidP="00DB3046">
            <w:pPr>
              <w:shd w:val="clear" w:color="auto" w:fill="C1E4F5" w:themeFill="accent1" w:themeFillTint="33"/>
              <w:suppressAutoHyphens/>
              <w:autoSpaceDN w:val="0"/>
              <w:spacing w:after="160" w:line="240" w:lineRule="auto"/>
              <w:jc w:val="both"/>
              <w:textAlignment w:val="baseline"/>
              <w:rPr>
                <w:rFonts w:asciiTheme="majorHAnsi" w:hAnsiTheme="majorHAnsi"/>
                <w:b/>
                <w:bCs/>
                <w:sz w:val="20"/>
                <w:szCs w:val="20"/>
              </w:rPr>
            </w:pPr>
            <w:bookmarkStart w:id="100" w:name="_Hlk155185438"/>
            <w:r w:rsidRPr="005A4A5E">
              <w:rPr>
                <w:rFonts w:asciiTheme="majorHAnsi" w:hAnsiTheme="majorHAnsi" w:cs="Arial"/>
                <w:b/>
                <w:bCs/>
                <w:sz w:val="20"/>
                <w:szCs w:val="20"/>
              </w:rPr>
              <w:t>Activity 2:</w:t>
            </w:r>
            <w:r w:rsidR="00DB6ED5" w:rsidRPr="005A4A5E">
              <w:rPr>
                <w:rFonts w:asciiTheme="majorHAnsi" w:hAnsiTheme="majorHAnsi" w:cs="Arial"/>
                <w:b/>
                <w:bCs/>
                <w:sz w:val="20"/>
                <w:szCs w:val="20"/>
              </w:rPr>
              <w:t xml:space="preserve"> </w:t>
            </w:r>
            <w:bookmarkStart w:id="101" w:name="_Hlk214436319"/>
            <w:r w:rsidR="00DB6ED5" w:rsidRPr="005A4A5E">
              <w:rPr>
                <w:rFonts w:asciiTheme="majorHAnsi" w:hAnsiTheme="majorHAnsi"/>
                <w:b/>
                <w:bCs/>
                <w:sz w:val="20"/>
                <w:szCs w:val="20"/>
              </w:rPr>
              <w:t xml:space="preserve">Conduct Training Need Assessment  </w:t>
            </w:r>
          </w:p>
          <w:bookmarkEnd w:id="101"/>
          <w:p w14:paraId="21DBC766" w14:textId="37607AEF" w:rsidR="006B684C" w:rsidRPr="005A4A5E" w:rsidRDefault="006B684C" w:rsidP="00DB3046">
            <w:pPr>
              <w:pStyle w:val="NormalWeb"/>
              <w:shd w:val="clear" w:color="auto" w:fill="C1E4F5" w:themeFill="accent1" w:themeFillTint="33"/>
              <w:jc w:val="both"/>
              <w:rPr>
                <w:rFonts w:asciiTheme="majorHAnsi" w:hAnsiTheme="majorHAnsi" w:cs="Arial"/>
                <w:b/>
                <w:bCs/>
                <w:sz w:val="20"/>
                <w:szCs w:val="20"/>
              </w:rPr>
            </w:pPr>
          </w:p>
          <w:bookmarkEnd w:id="100"/>
          <w:p w14:paraId="077D474F" w14:textId="77777777" w:rsidR="006B684C" w:rsidRPr="005A4A5E" w:rsidRDefault="006B684C" w:rsidP="00DB3046">
            <w:pPr>
              <w:pStyle w:val="NormalWeb"/>
              <w:shd w:val="clear" w:color="auto" w:fill="C1E4F5" w:themeFill="accent1" w:themeFillTint="33"/>
              <w:jc w:val="both"/>
              <w:rPr>
                <w:rFonts w:asciiTheme="majorHAnsi" w:hAnsiTheme="majorHAnsi" w:cs="Arial"/>
                <w:sz w:val="20"/>
                <w:szCs w:val="20"/>
              </w:rPr>
            </w:pPr>
          </w:p>
          <w:p w14:paraId="6C255E77" w14:textId="77777777" w:rsidR="006B684C" w:rsidRPr="005A4A5E" w:rsidRDefault="006B684C" w:rsidP="00DB3046">
            <w:pPr>
              <w:pStyle w:val="NormalWeb"/>
              <w:shd w:val="clear" w:color="auto" w:fill="C1E4F5" w:themeFill="accent1" w:themeFillTint="33"/>
              <w:jc w:val="both"/>
              <w:rPr>
                <w:rFonts w:asciiTheme="majorHAnsi" w:hAnsiTheme="majorHAnsi" w:cs="Arial"/>
                <w:sz w:val="20"/>
                <w:szCs w:val="20"/>
              </w:rPr>
            </w:pPr>
          </w:p>
        </w:tc>
        <w:tc>
          <w:tcPr>
            <w:tcW w:w="7290" w:type="dxa"/>
            <w:tcBorders>
              <w:top w:val="single" w:sz="4" w:space="0" w:color="000000"/>
              <w:left w:val="single" w:sz="4" w:space="0" w:color="000000"/>
              <w:bottom w:val="single" w:sz="4" w:space="0" w:color="000000"/>
            </w:tcBorders>
            <w:tcPrChange w:id="102" w:author="Admin" w:date="2025-12-18T15:25:00Z" w16du:dateUtc="2025-12-18T12:25:00Z">
              <w:tcPr>
                <w:tcW w:w="6930" w:type="dxa"/>
                <w:tcBorders>
                  <w:top w:val="single" w:sz="4" w:space="0" w:color="000000"/>
                  <w:left w:val="single" w:sz="4" w:space="0" w:color="000000"/>
                  <w:bottom w:val="single" w:sz="4" w:space="0" w:color="000000"/>
                </w:tcBorders>
              </w:tcPr>
            </w:tcPrChange>
          </w:tcPr>
          <w:p w14:paraId="5239AB7F" w14:textId="0D47E388" w:rsidR="00974BBA" w:rsidRPr="00974BBA" w:rsidRDefault="00DB6ED5" w:rsidP="00DB3046">
            <w:pPr>
              <w:shd w:val="clear" w:color="auto" w:fill="C1E4F5" w:themeFill="accent1" w:themeFillTint="33"/>
              <w:tabs>
                <w:tab w:val="left" w:pos="4680"/>
              </w:tabs>
              <w:jc w:val="both"/>
              <w:rPr>
                <w:rFonts w:asciiTheme="majorHAnsi" w:hAnsiTheme="majorHAnsi" w:cs="Arial"/>
              </w:rPr>
            </w:pPr>
            <w:bookmarkStart w:id="103" w:name="_Hlk155191964"/>
            <w:r w:rsidRPr="00974BBA">
              <w:rPr>
                <w:rFonts w:asciiTheme="majorHAnsi" w:hAnsiTheme="majorHAnsi" w:cs="Arial"/>
                <w:b/>
                <w:bCs/>
                <w:sz w:val="24"/>
                <w:szCs w:val="24"/>
              </w:rPr>
              <w:t>Introduction:</w:t>
            </w:r>
            <w:r w:rsidRPr="00974BBA">
              <w:rPr>
                <w:rFonts w:asciiTheme="majorHAnsi" w:hAnsiTheme="majorHAnsi" w:cs="Arial"/>
                <w:sz w:val="24"/>
                <w:szCs w:val="24"/>
              </w:rPr>
              <w:t xml:space="preserve"> </w:t>
            </w:r>
            <w:r w:rsidR="00974BBA" w:rsidRPr="00974BBA">
              <w:rPr>
                <w:rFonts w:asciiTheme="majorHAnsi" w:hAnsiTheme="majorHAnsi" w:cs="Arial"/>
              </w:rPr>
              <w:t xml:space="preserve">Effective capacity building in fish stock assessment requires a clear understanding of existing staff competencies, practical experience, and institutional gaps. In this regard, conducting a Training Needs Assessment (TNA) is a critical prerequisite to the design of any specialized training </w:t>
            </w:r>
            <w:r w:rsidR="00974BBA">
              <w:rPr>
                <w:rFonts w:asciiTheme="majorHAnsi" w:hAnsiTheme="majorHAnsi" w:cs="Arial"/>
              </w:rPr>
              <w:t>course</w:t>
            </w:r>
            <w:r w:rsidR="00974BBA" w:rsidRPr="00974BBA">
              <w:rPr>
                <w:rFonts w:asciiTheme="majorHAnsi" w:hAnsiTheme="majorHAnsi" w:cs="Arial"/>
              </w:rPr>
              <w:t>, as it ensures that training modules are context-specific, demand-driven, and directly responsive to participants’ needs.</w:t>
            </w:r>
          </w:p>
          <w:p w14:paraId="0974FC09" w14:textId="001DD8B8" w:rsidR="00974BBA" w:rsidRPr="00974BBA" w:rsidRDefault="00974BBA" w:rsidP="00DB3046">
            <w:pPr>
              <w:shd w:val="clear" w:color="auto" w:fill="C1E4F5" w:themeFill="accent1" w:themeFillTint="33"/>
              <w:tabs>
                <w:tab w:val="left" w:pos="4680"/>
              </w:tabs>
              <w:jc w:val="both"/>
              <w:rPr>
                <w:rFonts w:asciiTheme="majorHAnsi" w:hAnsiTheme="majorHAnsi" w:cs="Arial"/>
                <w:sz w:val="24"/>
                <w:szCs w:val="24"/>
              </w:rPr>
            </w:pPr>
            <w:r w:rsidRPr="00974BBA">
              <w:rPr>
                <w:rFonts w:asciiTheme="majorHAnsi" w:hAnsiTheme="majorHAnsi" w:cs="Arial"/>
                <w:sz w:val="24"/>
                <w:szCs w:val="24"/>
              </w:rPr>
              <w:t xml:space="preserve">Ahead of the planned 10-day stock assessment training, a </w:t>
            </w:r>
            <w:r w:rsidRPr="00974BBA">
              <w:rPr>
                <w:rFonts w:asciiTheme="majorHAnsi" w:hAnsiTheme="majorHAnsi" w:cs="Arial"/>
                <w:b/>
                <w:bCs/>
                <w:sz w:val="24"/>
                <w:szCs w:val="24"/>
              </w:rPr>
              <w:t xml:space="preserve">Training Needs Assessment </w:t>
            </w:r>
            <w:r w:rsidR="001936A8" w:rsidRPr="001936A8">
              <w:rPr>
                <w:rFonts w:asciiTheme="majorHAnsi" w:hAnsiTheme="majorHAnsi" w:cs="Arial"/>
                <w:b/>
                <w:bCs/>
                <w:sz w:val="24"/>
                <w:szCs w:val="24"/>
              </w:rPr>
              <w:t>(TNA)</w:t>
            </w:r>
            <w:r w:rsidR="001936A8">
              <w:rPr>
                <w:rFonts w:asciiTheme="majorHAnsi" w:hAnsiTheme="majorHAnsi" w:cs="Arial"/>
                <w:sz w:val="24"/>
                <w:szCs w:val="24"/>
              </w:rPr>
              <w:t xml:space="preserve"> </w:t>
            </w:r>
            <w:r w:rsidRPr="00974BBA">
              <w:rPr>
                <w:rFonts w:asciiTheme="majorHAnsi" w:hAnsiTheme="majorHAnsi" w:cs="Arial"/>
                <w:sz w:val="24"/>
                <w:szCs w:val="24"/>
              </w:rPr>
              <w:t>was carried out from 3–</w:t>
            </w:r>
            <w:r w:rsidR="00657028">
              <w:rPr>
                <w:rFonts w:asciiTheme="majorHAnsi" w:hAnsiTheme="majorHAnsi" w:cs="Arial"/>
                <w:sz w:val="24"/>
                <w:szCs w:val="24"/>
              </w:rPr>
              <w:t>7</w:t>
            </w:r>
            <w:r w:rsidRPr="00974BBA">
              <w:rPr>
                <w:rFonts w:asciiTheme="majorHAnsi" w:hAnsiTheme="majorHAnsi" w:cs="Arial"/>
                <w:sz w:val="24"/>
                <w:szCs w:val="24"/>
              </w:rPr>
              <w:t xml:space="preserve"> December 2025 using a structured three-stage approach.</w:t>
            </w:r>
            <w:r>
              <w:rPr>
                <w:rFonts w:asciiTheme="majorHAnsi" w:hAnsiTheme="majorHAnsi" w:cs="Arial"/>
                <w:sz w:val="24"/>
                <w:szCs w:val="24"/>
              </w:rPr>
              <w:t xml:space="preserve"> </w:t>
            </w:r>
            <w:r w:rsidRPr="00974BBA">
              <w:rPr>
                <w:rFonts w:asciiTheme="majorHAnsi" w:hAnsiTheme="majorHAnsi" w:cs="Arial"/>
                <w:sz w:val="24"/>
                <w:szCs w:val="24"/>
              </w:rPr>
              <w:t xml:space="preserve">First, the </w:t>
            </w:r>
            <w:r w:rsidR="00695447">
              <w:rPr>
                <w:rFonts w:asciiTheme="majorHAnsi" w:hAnsiTheme="majorHAnsi" w:cs="Arial"/>
                <w:sz w:val="24"/>
                <w:szCs w:val="24"/>
              </w:rPr>
              <w:t>team of experts</w:t>
            </w:r>
            <w:r w:rsidRPr="00974BBA">
              <w:rPr>
                <w:rFonts w:asciiTheme="majorHAnsi" w:hAnsiTheme="majorHAnsi" w:cs="Arial"/>
                <w:sz w:val="24"/>
                <w:szCs w:val="24"/>
              </w:rPr>
              <w:t xml:space="preserve"> reviewed the Capacity Assessment Report prepared by </w:t>
            </w:r>
            <w:proofErr w:type="spellStart"/>
            <w:r w:rsidRPr="00974BBA">
              <w:rPr>
                <w:rFonts w:asciiTheme="majorHAnsi" w:hAnsiTheme="majorHAnsi" w:cs="Arial"/>
                <w:sz w:val="24"/>
                <w:szCs w:val="24"/>
              </w:rPr>
              <w:t>Diress</w:t>
            </w:r>
            <w:proofErr w:type="spellEnd"/>
            <w:r w:rsidRPr="00974BBA">
              <w:rPr>
                <w:rFonts w:asciiTheme="majorHAnsi" w:hAnsiTheme="majorHAnsi" w:cs="Arial"/>
                <w:sz w:val="24"/>
                <w:szCs w:val="24"/>
              </w:rPr>
              <w:t xml:space="preserve"> in 2024 to gain </w:t>
            </w:r>
            <w:r>
              <w:rPr>
                <w:rFonts w:asciiTheme="majorHAnsi" w:hAnsiTheme="majorHAnsi" w:cs="Arial"/>
                <w:sz w:val="24"/>
                <w:szCs w:val="24"/>
              </w:rPr>
              <w:t xml:space="preserve">an </w:t>
            </w:r>
            <w:r w:rsidRPr="00974BBA">
              <w:rPr>
                <w:rFonts w:asciiTheme="majorHAnsi" w:hAnsiTheme="majorHAnsi" w:cs="Arial"/>
                <w:sz w:val="24"/>
                <w:szCs w:val="24"/>
              </w:rPr>
              <w:t>understanding of the</w:t>
            </w:r>
            <w:ins w:id="104" w:author="Admin" w:date="2025-12-18T15:30:00Z" w16du:dateUtc="2025-12-18T12:30:00Z">
              <w:r w:rsidR="005B7A96" w:rsidRPr="00974BBA">
                <w:rPr>
                  <w:rFonts w:asciiTheme="majorHAnsi" w:hAnsiTheme="majorHAnsi" w:cs="Arial"/>
                  <w:sz w:val="24"/>
                  <w:szCs w:val="24"/>
                </w:rPr>
                <w:t xml:space="preserve"> </w:t>
              </w:r>
              <w:r w:rsidR="005B7A96" w:rsidRPr="00974BBA">
                <w:rPr>
                  <w:rFonts w:asciiTheme="majorHAnsi" w:hAnsiTheme="majorHAnsi" w:cs="Arial"/>
                  <w:sz w:val="24"/>
                  <w:szCs w:val="24"/>
                </w:rPr>
                <w:t>context</w:t>
              </w:r>
            </w:ins>
            <w:r w:rsidRPr="00974BBA">
              <w:rPr>
                <w:rFonts w:asciiTheme="majorHAnsi" w:hAnsiTheme="majorHAnsi" w:cs="Arial"/>
                <w:sz w:val="24"/>
                <w:szCs w:val="24"/>
              </w:rPr>
              <w:t xml:space="preserve"> </w:t>
            </w:r>
            <w:ins w:id="105" w:author="Admin" w:date="2025-12-18T15:30:00Z" w16du:dateUtc="2025-12-18T12:30:00Z">
              <w:r w:rsidR="005B7A96">
                <w:rPr>
                  <w:rFonts w:asciiTheme="majorHAnsi" w:hAnsiTheme="majorHAnsi" w:cs="Arial"/>
                  <w:sz w:val="24"/>
                  <w:szCs w:val="24"/>
                </w:rPr>
                <w:t xml:space="preserve">of the </w:t>
              </w:r>
              <w:r w:rsidR="005B7A96" w:rsidRPr="00974BBA">
                <w:rPr>
                  <w:rFonts w:asciiTheme="majorHAnsi" w:hAnsiTheme="majorHAnsi" w:cs="Arial"/>
                  <w:sz w:val="24"/>
                  <w:szCs w:val="24"/>
                </w:rPr>
                <w:t>fisheries</w:t>
              </w:r>
              <w:r w:rsidR="005B7A96">
                <w:rPr>
                  <w:rFonts w:asciiTheme="majorHAnsi" w:hAnsiTheme="majorHAnsi" w:cs="Arial"/>
                  <w:sz w:val="24"/>
                  <w:szCs w:val="24"/>
                </w:rPr>
                <w:t xml:space="preserve"> in</w:t>
              </w:r>
              <w:r w:rsidR="005B7A96" w:rsidRPr="00974BBA">
                <w:rPr>
                  <w:rFonts w:asciiTheme="majorHAnsi" w:hAnsiTheme="majorHAnsi" w:cs="Arial"/>
                  <w:sz w:val="24"/>
                  <w:szCs w:val="24"/>
                </w:rPr>
                <w:t xml:space="preserve"> </w:t>
              </w:r>
            </w:ins>
            <w:r w:rsidRPr="00974BBA">
              <w:rPr>
                <w:rFonts w:asciiTheme="majorHAnsi" w:hAnsiTheme="majorHAnsi" w:cs="Arial"/>
                <w:sz w:val="24"/>
                <w:szCs w:val="24"/>
              </w:rPr>
              <w:t>Somali</w:t>
            </w:r>
            <w:ins w:id="106" w:author="Admin" w:date="2025-12-18T15:30:00Z" w16du:dateUtc="2025-12-18T12:30:00Z">
              <w:r w:rsidR="005B7A96">
                <w:rPr>
                  <w:rFonts w:asciiTheme="majorHAnsi" w:hAnsiTheme="majorHAnsi" w:cs="Arial"/>
                  <w:sz w:val="24"/>
                  <w:szCs w:val="24"/>
                </w:rPr>
                <w:t>a</w:t>
              </w:r>
            </w:ins>
            <w:del w:id="107" w:author="Admin" w:date="2025-12-18T15:30:00Z" w16du:dateUtc="2025-12-18T12:30:00Z">
              <w:r w:rsidRPr="00974BBA" w:rsidDel="005B7A96">
                <w:rPr>
                  <w:rFonts w:asciiTheme="majorHAnsi" w:hAnsiTheme="majorHAnsi" w:cs="Arial"/>
                  <w:sz w:val="24"/>
                  <w:szCs w:val="24"/>
                </w:rPr>
                <w:delText xml:space="preserve"> fisheries context</w:delText>
              </w:r>
            </w:del>
            <w:r w:rsidRPr="00974BBA">
              <w:rPr>
                <w:rFonts w:asciiTheme="majorHAnsi" w:hAnsiTheme="majorHAnsi" w:cs="Arial"/>
                <w:sz w:val="24"/>
                <w:szCs w:val="24"/>
              </w:rPr>
              <w:t>, including key constraints and opportunities</w:t>
            </w:r>
            <w:ins w:id="108" w:author="Admin" w:date="2025-12-18T15:31:00Z" w16du:dateUtc="2025-12-18T12:31:00Z">
              <w:r w:rsidR="005B7A96">
                <w:rPr>
                  <w:rFonts w:asciiTheme="majorHAnsi" w:hAnsiTheme="majorHAnsi" w:cs="Arial"/>
                  <w:sz w:val="24"/>
                  <w:szCs w:val="24"/>
                </w:rPr>
                <w:t>.</w:t>
              </w:r>
            </w:ins>
            <w:del w:id="109" w:author="Admin" w:date="2025-12-18T15:31:00Z" w16du:dateUtc="2025-12-18T12:31:00Z">
              <w:r w:rsidRPr="00974BBA" w:rsidDel="005B7A96">
                <w:rPr>
                  <w:rFonts w:asciiTheme="majorHAnsi" w:hAnsiTheme="majorHAnsi" w:cs="Arial"/>
                  <w:sz w:val="24"/>
                  <w:szCs w:val="24"/>
                </w:rPr>
                <w:delText>;</w:delText>
              </w:r>
            </w:del>
            <w:r w:rsidRPr="00974BBA">
              <w:rPr>
                <w:rFonts w:asciiTheme="majorHAnsi" w:hAnsiTheme="majorHAnsi" w:cs="Arial"/>
                <w:sz w:val="24"/>
                <w:szCs w:val="24"/>
              </w:rPr>
              <w:t xml:space="preserve"> </w:t>
            </w:r>
            <w:del w:id="110" w:author="Admin" w:date="2025-12-18T15:31:00Z" w16du:dateUtc="2025-12-18T12:31:00Z">
              <w:r w:rsidRPr="00974BBA" w:rsidDel="005B7A96">
                <w:rPr>
                  <w:rFonts w:asciiTheme="majorHAnsi" w:hAnsiTheme="majorHAnsi" w:cs="Arial"/>
                  <w:sz w:val="24"/>
                  <w:szCs w:val="24"/>
                </w:rPr>
                <w:delText>t</w:delText>
              </w:r>
            </w:del>
            <w:ins w:id="111" w:author="Admin" w:date="2025-12-18T15:31:00Z" w16du:dateUtc="2025-12-18T12:31:00Z">
              <w:r w:rsidR="005B7A96">
                <w:rPr>
                  <w:rFonts w:asciiTheme="majorHAnsi" w:hAnsiTheme="majorHAnsi" w:cs="Arial"/>
                  <w:sz w:val="24"/>
                  <w:szCs w:val="24"/>
                </w:rPr>
                <w:t>T</w:t>
              </w:r>
            </w:ins>
            <w:r w:rsidRPr="00974BBA">
              <w:rPr>
                <w:rFonts w:asciiTheme="majorHAnsi" w:hAnsiTheme="majorHAnsi" w:cs="Arial"/>
                <w:sz w:val="24"/>
                <w:szCs w:val="24"/>
              </w:rPr>
              <w:t>his task was undertaken at the TAFIRI offices</w:t>
            </w:r>
            <w:ins w:id="112" w:author="Admin" w:date="2025-12-18T15:31:00Z" w16du:dateUtc="2025-12-18T12:31:00Z">
              <w:r w:rsidR="005B7A96">
                <w:rPr>
                  <w:rFonts w:asciiTheme="majorHAnsi" w:hAnsiTheme="majorHAnsi" w:cs="Arial"/>
                  <w:sz w:val="24"/>
                  <w:szCs w:val="24"/>
                </w:rPr>
                <w:t xml:space="preserve"> in Dar es Salaam</w:t>
              </w:r>
            </w:ins>
            <w:r w:rsidRPr="00974BBA">
              <w:rPr>
                <w:rFonts w:asciiTheme="majorHAnsi" w:hAnsiTheme="majorHAnsi" w:cs="Arial"/>
                <w:sz w:val="24"/>
                <w:szCs w:val="24"/>
              </w:rPr>
              <w:t xml:space="preserve">. Second, </w:t>
            </w:r>
            <w:ins w:id="113" w:author="Admin" w:date="2025-12-18T15:31:00Z" w16du:dateUtc="2025-12-18T12:31:00Z">
              <w:r w:rsidR="005B7A96">
                <w:rPr>
                  <w:rFonts w:asciiTheme="majorHAnsi" w:hAnsiTheme="majorHAnsi" w:cs="Arial"/>
                  <w:sz w:val="24"/>
                  <w:szCs w:val="24"/>
                </w:rPr>
                <w:t xml:space="preserve">the </w:t>
              </w:r>
            </w:ins>
            <w:r w:rsidRPr="00974BBA">
              <w:rPr>
                <w:rFonts w:asciiTheme="majorHAnsi" w:hAnsiTheme="majorHAnsi" w:cs="Arial"/>
                <w:sz w:val="24"/>
                <w:szCs w:val="24"/>
              </w:rPr>
              <w:t xml:space="preserve">selected trainees completed an online questionnaire </w:t>
            </w:r>
            <w:r w:rsidRPr="00284C53">
              <w:rPr>
                <w:rFonts w:asciiTheme="majorHAnsi" w:hAnsiTheme="majorHAnsi" w:cs="Arial"/>
                <w:sz w:val="24"/>
                <w:szCs w:val="24"/>
              </w:rPr>
              <w:t>(</w:t>
            </w:r>
            <w:r>
              <w:fldChar w:fldCharType="begin"/>
            </w:r>
            <w:r>
              <w:instrText>HYPERLINK "https://ee.kobotoolbox.org/x/BXiGe9in"</w:instrText>
            </w:r>
            <w:r>
              <w:fldChar w:fldCharType="separate"/>
            </w:r>
            <w:r w:rsidRPr="007E3B47">
              <w:rPr>
                <w:rStyle w:val="Hyperlink"/>
                <w:rFonts w:asciiTheme="majorHAnsi" w:hAnsiTheme="majorHAnsi" w:cs="Arial"/>
                <w:sz w:val="24"/>
                <w:szCs w:val="24"/>
              </w:rPr>
              <w:t>https://ee.kobotoolbox.org/x/BXiGe9in</w:t>
            </w:r>
            <w:r>
              <w:fldChar w:fldCharType="end"/>
            </w:r>
            <w:r w:rsidRPr="00284C53">
              <w:rPr>
                <w:rFonts w:asciiTheme="majorHAnsi" w:hAnsiTheme="majorHAnsi" w:cs="Arial"/>
                <w:sz w:val="24"/>
                <w:szCs w:val="24"/>
              </w:rPr>
              <w:t>)</w:t>
            </w:r>
            <w:ins w:id="114" w:author="Admin" w:date="2025-12-18T15:31:00Z" w16du:dateUtc="2025-12-18T12:31:00Z">
              <w:r w:rsidR="005B7A96">
                <w:rPr>
                  <w:rFonts w:asciiTheme="majorHAnsi" w:hAnsiTheme="majorHAnsi" w:cs="Arial"/>
                  <w:sz w:val="24"/>
                  <w:szCs w:val="24"/>
                </w:rPr>
                <w:t>, which was</w:t>
              </w:r>
            </w:ins>
            <w:r>
              <w:rPr>
                <w:rFonts w:asciiTheme="majorHAnsi" w:hAnsiTheme="majorHAnsi" w:cs="Arial"/>
                <w:sz w:val="24"/>
                <w:szCs w:val="24"/>
              </w:rPr>
              <w:t xml:space="preserve"> </w:t>
            </w:r>
            <w:r w:rsidRPr="00974BBA">
              <w:rPr>
                <w:rFonts w:asciiTheme="majorHAnsi" w:hAnsiTheme="majorHAnsi" w:cs="Arial"/>
                <w:sz w:val="24"/>
                <w:szCs w:val="24"/>
              </w:rPr>
              <w:t xml:space="preserve">administered through the Kobo </w:t>
            </w:r>
            <w:r w:rsidR="00695447">
              <w:rPr>
                <w:rFonts w:asciiTheme="majorHAnsi" w:hAnsiTheme="majorHAnsi" w:cs="Arial"/>
                <w:sz w:val="24"/>
                <w:szCs w:val="24"/>
              </w:rPr>
              <w:t>T</w:t>
            </w:r>
            <w:r w:rsidRPr="00974BBA">
              <w:rPr>
                <w:rFonts w:asciiTheme="majorHAnsi" w:hAnsiTheme="majorHAnsi" w:cs="Arial"/>
                <w:sz w:val="24"/>
                <w:szCs w:val="24"/>
              </w:rPr>
              <w:t xml:space="preserve">ool </w:t>
            </w:r>
            <w:del w:id="115" w:author="Admin" w:date="2025-12-18T15:31:00Z" w16du:dateUtc="2025-12-18T12:31:00Z">
              <w:r w:rsidRPr="00974BBA" w:rsidDel="005B7A96">
                <w:rPr>
                  <w:rFonts w:asciiTheme="majorHAnsi" w:hAnsiTheme="majorHAnsi" w:cs="Arial"/>
                  <w:sz w:val="24"/>
                  <w:szCs w:val="24"/>
                </w:rPr>
                <w:delText xml:space="preserve">on </w:delText>
              </w:r>
            </w:del>
            <w:ins w:id="116" w:author="Admin" w:date="2025-12-18T15:31:00Z" w16du:dateUtc="2025-12-18T12:31:00Z">
              <w:r w:rsidR="005B7A96">
                <w:rPr>
                  <w:rFonts w:asciiTheme="majorHAnsi" w:hAnsiTheme="majorHAnsi" w:cs="Arial"/>
                  <w:sz w:val="24"/>
                  <w:szCs w:val="24"/>
                </w:rPr>
                <w:t>between</w:t>
              </w:r>
              <w:r w:rsidR="005B7A96" w:rsidRPr="00974BBA">
                <w:rPr>
                  <w:rFonts w:asciiTheme="majorHAnsi" w:hAnsiTheme="majorHAnsi" w:cs="Arial"/>
                  <w:sz w:val="24"/>
                  <w:szCs w:val="24"/>
                </w:rPr>
                <w:t xml:space="preserve"> </w:t>
              </w:r>
            </w:ins>
            <w:r w:rsidRPr="00974BBA">
              <w:rPr>
                <w:rFonts w:asciiTheme="majorHAnsi" w:hAnsiTheme="majorHAnsi" w:cs="Arial"/>
                <w:sz w:val="24"/>
                <w:szCs w:val="24"/>
              </w:rPr>
              <w:t>5</w:t>
            </w:r>
            <w:ins w:id="117" w:author="Admin" w:date="2025-12-18T15:32:00Z" w16du:dateUtc="2025-12-18T12:32:00Z">
              <w:r w:rsidR="005B7A96">
                <w:rPr>
                  <w:rFonts w:asciiTheme="majorHAnsi" w:hAnsiTheme="majorHAnsi" w:cs="Arial"/>
                  <w:sz w:val="24"/>
                  <w:szCs w:val="24"/>
                </w:rPr>
                <w:t xml:space="preserve"> and </w:t>
              </w:r>
            </w:ins>
            <w:del w:id="118" w:author="Admin" w:date="2025-12-18T15:32:00Z" w16du:dateUtc="2025-12-18T12:32:00Z">
              <w:r w:rsidRPr="00974BBA" w:rsidDel="005B7A96">
                <w:rPr>
                  <w:rFonts w:asciiTheme="majorHAnsi" w:hAnsiTheme="majorHAnsi" w:cs="Arial"/>
                  <w:sz w:val="24"/>
                  <w:szCs w:val="24"/>
                </w:rPr>
                <w:delText>–</w:delText>
              </w:r>
            </w:del>
            <w:r w:rsidRPr="00974BBA">
              <w:rPr>
                <w:rFonts w:asciiTheme="majorHAnsi" w:hAnsiTheme="majorHAnsi" w:cs="Arial"/>
                <w:sz w:val="24"/>
                <w:szCs w:val="24"/>
              </w:rPr>
              <w:t xml:space="preserve">6 December 2025, </w:t>
            </w:r>
            <w:ins w:id="119" w:author="Admin" w:date="2025-12-18T15:32:00Z" w16du:dateUtc="2025-12-18T12:32:00Z">
              <w:r w:rsidR="005B7A96">
                <w:rPr>
                  <w:rFonts w:asciiTheme="majorHAnsi" w:hAnsiTheme="majorHAnsi" w:cs="Arial"/>
                  <w:sz w:val="24"/>
                  <w:szCs w:val="24"/>
                </w:rPr>
                <w:t>th</w:t>
              </w:r>
              <w:r w:rsidR="0010383E">
                <w:rPr>
                  <w:rFonts w:asciiTheme="majorHAnsi" w:hAnsiTheme="majorHAnsi" w:cs="Arial"/>
                  <w:sz w:val="24"/>
                  <w:szCs w:val="24"/>
                </w:rPr>
                <w:t xml:space="preserve">us </w:t>
              </w:r>
            </w:ins>
            <w:r w:rsidRPr="00974BBA">
              <w:rPr>
                <w:rFonts w:asciiTheme="majorHAnsi" w:hAnsiTheme="majorHAnsi" w:cs="Arial"/>
                <w:sz w:val="24"/>
                <w:szCs w:val="24"/>
              </w:rPr>
              <w:t xml:space="preserve">providing self-assessments of </w:t>
            </w:r>
            <w:del w:id="120" w:author="Admin" w:date="2025-12-18T15:32:00Z" w16du:dateUtc="2025-12-18T12:32:00Z">
              <w:r w:rsidRPr="00974BBA" w:rsidDel="0010383E">
                <w:rPr>
                  <w:rFonts w:asciiTheme="majorHAnsi" w:hAnsiTheme="majorHAnsi" w:cs="Arial"/>
                  <w:sz w:val="24"/>
                  <w:szCs w:val="24"/>
                </w:rPr>
                <w:delText xml:space="preserve">their </w:delText>
              </w:r>
            </w:del>
            <w:ins w:id="121" w:author="Admin" w:date="2025-12-18T15:32:00Z" w16du:dateUtc="2025-12-18T12:32:00Z">
              <w:r w:rsidR="0010383E">
                <w:rPr>
                  <w:rFonts w:asciiTheme="majorHAnsi" w:hAnsiTheme="majorHAnsi" w:cs="Arial"/>
                  <w:sz w:val="24"/>
                  <w:szCs w:val="24"/>
                </w:rPr>
                <w:t>the participants’</w:t>
              </w:r>
              <w:r w:rsidR="0010383E" w:rsidRPr="00974BBA">
                <w:rPr>
                  <w:rFonts w:asciiTheme="majorHAnsi" w:hAnsiTheme="majorHAnsi" w:cs="Arial"/>
                  <w:sz w:val="24"/>
                  <w:szCs w:val="24"/>
                </w:rPr>
                <w:t xml:space="preserve"> </w:t>
              </w:r>
            </w:ins>
            <w:r w:rsidRPr="00974BBA">
              <w:rPr>
                <w:rFonts w:asciiTheme="majorHAnsi" w:hAnsiTheme="majorHAnsi" w:cs="Arial"/>
                <w:sz w:val="24"/>
                <w:szCs w:val="24"/>
              </w:rPr>
              <w:t>technical competencies, practical experience, and training preferences. Third, on 6</w:t>
            </w:r>
            <w:r w:rsidR="00695447" w:rsidRPr="00695447">
              <w:rPr>
                <w:rFonts w:asciiTheme="majorHAnsi" w:hAnsiTheme="majorHAnsi" w:cs="Arial"/>
                <w:sz w:val="24"/>
                <w:szCs w:val="24"/>
                <w:vertAlign w:val="superscript"/>
              </w:rPr>
              <w:t>th</w:t>
            </w:r>
            <w:r w:rsidR="00695447">
              <w:rPr>
                <w:rFonts w:asciiTheme="majorHAnsi" w:hAnsiTheme="majorHAnsi" w:cs="Arial"/>
                <w:sz w:val="24"/>
                <w:szCs w:val="24"/>
              </w:rPr>
              <w:t xml:space="preserve"> </w:t>
            </w:r>
            <w:r w:rsidRPr="00974BBA">
              <w:rPr>
                <w:rFonts w:asciiTheme="majorHAnsi" w:hAnsiTheme="majorHAnsi" w:cs="Arial"/>
                <w:sz w:val="24"/>
                <w:szCs w:val="24"/>
              </w:rPr>
              <w:t xml:space="preserve">December 2025, the preliminary self-assessment results were presented </w:t>
            </w:r>
            <w:r w:rsidR="004B2C30">
              <w:rPr>
                <w:rFonts w:asciiTheme="majorHAnsi" w:hAnsiTheme="majorHAnsi" w:cs="Arial"/>
                <w:sz w:val="24"/>
                <w:szCs w:val="24"/>
              </w:rPr>
              <w:t xml:space="preserve"> </w:t>
            </w:r>
            <w:r w:rsidR="004B2C30" w:rsidRPr="00284C53">
              <w:rPr>
                <w:rFonts w:asciiTheme="majorHAnsi" w:hAnsiTheme="majorHAnsi" w:cs="Arial"/>
                <w:sz w:val="24"/>
                <w:szCs w:val="24"/>
              </w:rPr>
              <w:t>(</w:t>
            </w:r>
            <w:r w:rsidR="004B2C30">
              <w:fldChar w:fldCharType="begin"/>
            </w:r>
            <w:r w:rsidR="004B2C30">
              <w:instrText>HYPERLINK "https://lugoga.github.io/stock_training_somalia/presentations/tna_presentation.html" \l "/title-slide"</w:instrText>
            </w:r>
            <w:r w:rsidR="004B2C30">
              <w:fldChar w:fldCharType="separate"/>
            </w:r>
            <w:r w:rsidR="004B2C30" w:rsidRPr="007E3B47">
              <w:rPr>
                <w:rStyle w:val="Hyperlink"/>
                <w:rFonts w:asciiTheme="majorHAnsi" w:hAnsiTheme="majorHAnsi" w:cs="Arial"/>
                <w:sz w:val="24"/>
                <w:szCs w:val="24"/>
              </w:rPr>
              <w:t>https://lugoga.github.io/stock_training_somalia/presentations/tna_presentation.html#/title-slide</w:t>
            </w:r>
            <w:r w:rsidR="004B2C30">
              <w:fldChar w:fldCharType="end"/>
            </w:r>
            <w:r w:rsidR="004B2C30" w:rsidRPr="00284C53">
              <w:rPr>
                <w:rFonts w:asciiTheme="majorHAnsi" w:hAnsiTheme="majorHAnsi" w:cs="Arial"/>
                <w:sz w:val="24"/>
                <w:szCs w:val="24"/>
              </w:rPr>
              <w:t>)</w:t>
            </w:r>
            <w:r w:rsidR="004B2C30">
              <w:rPr>
                <w:rFonts w:asciiTheme="majorHAnsi" w:hAnsiTheme="majorHAnsi" w:cs="Arial"/>
                <w:sz w:val="24"/>
                <w:szCs w:val="24"/>
              </w:rPr>
              <w:t xml:space="preserve"> </w:t>
            </w:r>
            <w:r w:rsidRPr="00974BBA">
              <w:rPr>
                <w:rFonts w:asciiTheme="majorHAnsi" w:hAnsiTheme="majorHAnsi" w:cs="Arial"/>
                <w:sz w:val="24"/>
                <w:szCs w:val="24"/>
              </w:rPr>
              <w:t>and discussed with participants during a virtual meeting held from 14:00 to 16:00 hours</w:t>
            </w:r>
            <w:r w:rsidR="004B2C30">
              <w:rPr>
                <w:rFonts w:asciiTheme="majorHAnsi" w:hAnsiTheme="majorHAnsi" w:cs="Arial"/>
                <w:sz w:val="24"/>
                <w:szCs w:val="24"/>
              </w:rPr>
              <w:t xml:space="preserve"> (</w:t>
            </w:r>
            <w:r w:rsidR="007E1940">
              <w:fldChar w:fldCharType="begin"/>
            </w:r>
            <w:r w:rsidR="007E1940">
              <w:instrText>HYPERLINK "https://teams.microsoft.com/v2/"</w:instrText>
            </w:r>
            <w:r w:rsidR="007E1940">
              <w:fldChar w:fldCharType="separate"/>
            </w:r>
            <w:r w:rsidR="007E1940" w:rsidRPr="0048424E">
              <w:rPr>
                <w:rStyle w:val="Hyperlink"/>
                <w:rFonts w:asciiTheme="majorHAnsi" w:hAnsiTheme="majorHAnsi" w:cs="Arial"/>
                <w:sz w:val="24"/>
                <w:szCs w:val="24"/>
              </w:rPr>
              <w:t>https://teams.microsoft.com/v2/</w:t>
            </w:r>
            <w:r w:rsidR="007E1940">
              <w:fldChar w:fldCharType="end"/>
            </w:r>
            <w:r w:rsidR="007E1940">
              <w:rPr>
                <w:rFonts w:asciiTheme="majorHAnsi" w:hAnsiTheme="majorHAnsi" w:cs="Arial"/>
                <w:sz w:val="24"/>
                <w:szCs w:val="24"/>
              </w:rPr>
              <w:t>)</w:t>
            </w:r>
            <w:r w:rsidRPr="00974BBA">
              <w:rPr>
                <w:rFonts w:asciiTheme="majorHAnsi" w:hAnsiTheme="majorHAnsi" w:cs="Arial"/>
                <w:sz w:val="24"/>
                <w:szCs w:val="24"/>
              </w:rPr>
              <w:t>,</w:t>
            </w:r>
            <w:r w:rsidR="007E1940">
              <w:rPr>
                <w:rFonts w:asciiTheme="majorHAnsi" w:hAnsiTheme="majorHAnsi" w:cs="Arial"/>
                <w:sz w:val="24"/>
                <w:szCs w:val="24"/>
              </w:rPr>
              <w:t xml:space="preserve"> </w:t>
            </w:r>
            <w:r w:rsidRPr="00974BBA">
              <w:rPr>
                <w:rFonts w:asciiTheme="majorHAnsi" w:hAnsiTheme="majorHAnsi" w:cs="Arial"/>
                <w:sz w:val="24"/>
                <w:szCs w:val="24"/>
              </w:rPr>
              <w:t xml:space="preserve">organized by FAOSO. This interactive session enabled </w:t>
            </w:r>
            <w:r w:rsidR="00547F42">
              <w:rPr>
                <w:rFonts w:asciiTheme="majorHAnsi" w:hAnsiTheme="majorHAnsi" w:cs="Arial"/>
                <w:sz w:val="24"/>
                <w:szCs w:val="24"/>
              </w:rPr>
              <w:t xml:space="preserve">the team of experts </w:t>
            </w:r>
            <w:r w:rsidRPr="00974BBA">
              <w:rPr>
                <w:rFonts w:asciiTheme="majorHAnsi" w:hAnsiTheme="majorHAnsi" w:cs="Arial"/>
                <w:sz w:val="24"/>
                <w:szCs w:val="24"/>
              </w:rPr>
              <w:t xml:space="preserve">to </w:t>
            </w:r>
            <w:r w:rsidRPr="00974BBA">
              <w:rPr>
                <w:rFonts w:asciiTheme="majorHAnsi" w:hAnsiTheme="majorHAnsi" w:cs="Arial"/>
                <w:sz w:val="24"/>
                <w:szCs w:val="24"/>
              </w:rPr>
              <w:lastRenderedPageBreak/>
              <w:t xml:space="preserve">validate, refine, and enrich the TNA findings, thereby ensuring that the final training </w:t>
            </w:r>
            <w:r w:rsidR="007E1940">
              <w:rPr>
                <w:rFonts w:asciiTheme="majorHAnsi" w:hAnsiTheme="majorHAnsi" w:cs="Arial"/>
                <w:sz w:val="24"/>
                <w:szCs w:val="24"/>
              </w:rPr>
              <w:t>modules</w:t>
            </w:r>
            <w:r w:rsidRPr="00974BBA">
              <w:rPr>
                <w:rFonts w:asciiTheme="majorHAnsi" w:hAnsiTheme="majorHAnsi" w:cs="Arial"/>
                <w:sz w:val="24"/>
                <w:szCs w:val="24"/>
              </w:rPr>
              <w:t xml:space="preserve"> </w:t>
            </w:r>
            <w:r w:rsidR="007E1940">
              <w:rPr>
                <w:rFonts w:asciiTheme="majorHAnsi" w:hAnsiTheme="majorHAnsi" w:cs="Arial"/>
                <w:sz w:val="24"/>
                <w:szCs w:val="24"/>
              </w:rPr>
              <w:t>are</w:t>
            </w:r>
            <w:r w:rsidRPr="00974BBA">
              <w:rPr>
                <w:rFonts w:asciiTheme="majorHAnsi" w:hAnsiTheme="majorHAnsi" w:cs="Arial"/>
                <w:sz w:val="24"/>
                <w:szCs w:val="24"/>
              </w:rPr>
              <w:t xml:space="preserve"> closely aligned with the Somali context. Participants included representatives from key government institutions and organizations, notably the Ministry of Fisheries and the Blue Economy.</w:t>
            </w:r>
          </w:p>
          <w:p w14:paraId="3C7BFD94" w14:textId="44B2F1D3" w:rsidR="00695415" w:rsidRPr="00695415" w:rsidRDefault="00DB6ED5" w:rsidP="00DB3046">
            <w:pPr>
              <w:shd w:val="clear" w:color="auto" w:fill="C1E4F5" w:themeFill="accent1" w:themeFillTint="33"/>
              <w:tabs>
                <w:tab w:val="left" w:pos="4680"/>
              </w:tabs>
              <w:jc w:val="both"/>
              <w:rPr>
                <w:rFonts w:asciiTheme="majorHAnsi" w:hAnsiTheme="majorHAnsi" w:cs="Arial"/>
              </w:rPr>
            </w:pPr>
            <w:r w:rsidRPr="00974BBA">
              <w:rPr>
                <w:rFonts w:asciiTheme="majorHAnsi" w:hAnsiTheme="majorHAnsi" w:cs="Arial"/>
                <w:b/>
                <w:bCs/>
                <w:sz w:val="24"/>
                <w:szCs w:val="24"/>
              </w:rPr>
              <w:t>Data:</w:t>
            </w:r>
            <w:r w:rsidRPr="00974BBA">
              <w:rPr>
                <w:rFonts w:asciiTheme="majorHAnsi" w:hAnsiTheme="majorHAnsi" w:cs="Arial"/>
                <w:sz w:val="24"/>
                <w:szCs w:val="24"/>
              </w:rPr>
              <w:t xml:space="preserve"> </w:t>
            </w:r>
            <w:r w:rsidR="00547F42" w:rsidRPr="00547F42">
              <w:rPr>
                <w:rFonts w:asciiTheme="majorHAnsi" w:hAnsiTheme="majorHAnsi" w:cs="Arial"/>
                <w:sz w:val="24"/>
                <w:szCs w:val="24"/>
              </w:rPr>
              <w:t>The assessment relied on participants’ self-reported information to identify gaps in their existing skills and knowledge</w:t>
            </w:r>
            <w:r w:rsidR="00695415" w:rsidRPr="00695415">
              <w:rPr>
                <w:rFonts w:asciiTheme="majorHAnsi" w:hAnsiTheme="majorHAnsi" w:cs="Arial"/>
                <w:sz w:val="24"/>
                <w:szCs w:val="24"/>
              </w:rPr>
              <w:t>.</w:t>
            </w:r>
          </w:p>
          <w:p w14:paraId="56316E6A" w14:textId="566DE9B9" w:rsidR="00695415" w:rsidRPr="00695415" w:rsidRDefault="00DB6ED5" w:rsidP="00DB3046">
            <w:pPr>
              <w:shd w:val="clear" w:color="auto" w:fill="C1E4F5" w:themeFill="accent1" w:themeFillTint="33"/>
              <w:tabs>
                <w:tab w:val="left" w:pos="4680"/>
              </w:tabs>
              <w:jc w:val="both"/>
              <w:rPr>
                <w:rFonts w:asciiTheme="majorHAnsi" w:hAnsiTheme="majorHAnsi" w:cs="Arial"/>
              </w:rPr>
            </w:pPr>
            <w:r w:rsidRPr="00695415">
              <w:rPr>
                <w:rFonts w:asciiTheme="majorHAnsi" w:hAnsiTheme="majorHAnsi" w:cs="Arial"/>
                <w:b/>
                <w:bCs/>
                <w:sz w:val="24"/>
                <w:szCs w:val="24"/>
              </w:rPr>
              <w:t>Number of participants</w:t>
            </w:r>
            <w:r w:rsidRPr="00974BBA">
              <w:rPr>
                <w:rFonts w:asciiTheme="majorHAnsi" w:hAnsiTheme="majorHAnsi" w:cs="Arial"/>
                <w:sz w:val="24"/>
                <w:szCs w:val="24"/>
              </w:rPr>
              <w:t xml:space="preserve">: </w:t>
            </w:r>
            <w:r w:rsidR="00695415" w:rsidRPr="00695415">
              <w:rPr>
                <w:rFonts w:asciiTheme="majorHAnsi" w:hAnsiTheme="majorHAnsi" w:cs="Arial"/>
              </w:rPr>
              <w:t xml:space="preserve">A total of twelve participants took part in the TNA. Although the Terms of Reference (TOR) had initially </w:t>
            </w:r>
            <w:r w:rsidR="00695415">
              <w:rPr>
                <w:rFonts w:asciiTheme="majorHAnsi" w:hAnsiTheme="majorHAnsi" w:cs="Arial"/>
              </w:rPr>
              <w:t xml:space="preserve">indicated </w:t>
            </w:r>
            <w:r w:rsidR="00695415" w:rsidRPr="00695415">
              <w:rPr>
                <w:rFonts w:asciiTheme="majorHAnsi" w:hAnsiTheme="majorHAnsi" w:cs="Arial"/>
              </w:rPr>
              <w:t>sixteen participants, four were unable to participate due to unforeseen circumstances.</w:t>
            </w:r>
          </w:p>
          <w:p w14:paraId="3352F4FB" w14:textId="77777777" w:rsidR="00695415" w:rsidRPr="00695415" w:rsidRDefault="00DB6ED5" w:rsidP="00DB3046">
            <w:pPr>
              <w:shd w:val="clear" w:color="auto" w:fill="C1E4F5" w:themeFill="accent1" w:themeFillTint="33"/>
              <w:tabs>
                <w:tab w:val="left" w:pos="4680"/>
              </w:tabs>
              <w:jc w:val="both"/>
              <w:rPr>
                <w:rFonts w:asciiTheme="majorHAnsi" w:hAnsiTheme="majorHAnsi" w:cs="Arial"/>
              </w:rPr>
            </w:pPr>
            <w:r w:rsidRPr="00974BBA">
              <w:rPr>
                <w:rFonts w:asciiTheme="majorHAnsi" w:hAnsiTheme="majorHAnsi" w:cs="Arial"/>
                <w:b/>
                <w:bCs/>
                <w:sz w:val="24"/>
                <w:szCs w:val="24"/>
              </w:rPr>
              <w:t>Objectives</w:t>
            </w:r>
            <w:r w:rsidR="00D829BE" w:rsidRPr="00974BBA">
              <w:rPr>
                <w:rFonts w:asciiTheme="majorHAnsi" w:hAnsiTheme="majorHAnsi" w:cs="Arial"/>
                <w:b/>
                <w:bCs/>
                <w:sz w:val="24"/>
                <w:szCs w:val="24"/>
              </w:rPr>
              <w:t>:</w:t>
            </w:r>
            <w:r w:rsidR="00D75E44" w:rsidRPr="00974BBA">
              <w:rPr>
                <w:rFonts w:asciiTheme="majorHAnsi" w:hAnsiTheme="majorHAnsi" w:cs="Arial"/>
                <w:b/>
                <w:bCs/>
                <w:sz w:val="24"/>
                <w:szCs w:val="24"/>
              </w:rPr>
              <w:t xml:space="preserve"> </w:t>
            </w:r>
            <w:r w:rsidR="00695415" w:rsidRPr="00695415">
              <w:rPr>
                <w:rFonts w:asciiTheme="majorHAnsi" w:hAnsiTheme="majorHAnsi" w:cs="Arial"/>
              </w:rPr>
              <w:t>To gain an understanding of existing staff competencies, practical experience, and institutional gaps in fish stock assessment capacity in Somalia.</w:t>
            </w:r>
          </w:p>
          <w:p w14:paraId="3C8A49C3" w14:textId="77777777" w:rsidR="00CA4A83" w:rsidRPr="00CA4A83" w:rsidRDefault="00DB6ED5" w:rsidP="00DB3046">
            <w:pPr>
              <w:shd w:val="clear" w:color="auto" w:fill="C1E4F5" w:themeFill="accent1" w:themeFillTint="33"/>
              <w:tabs>
                <w:tab w:val="left" w:pos="4680"/>
              </w:tabs>
              <w:jc w:val="both"/>
              <w:rPr>
                <w:rFonts w:asciiTheme="majorHAnsi" w:hAnsiTheme="majorHAnsi" w:cs="Arial"/>
                <w:sz w:val="24"/>
                <w:szCs w:val="24"/>
              </w:rPr>
            </w:pPr>
            <w:r w:rsidRPr="00974BBA">
              <w:rPr>
                <w:rFonts w:asciiTheme="majorHAnsi" w:hAnsiTheme="majorHAnsi" w:cs="Arial"/>
                <w:b/>
                <w:bCs/>
                <w:sz w:val="24"/>
                <w:szCs w:val="24"/>
              </w:rPr>
              <w:t>Findings:</w:t>
            </w:r>
            <w:r w:rsidRPr="00974BBA">
              <w:rPr>
                <w:rFonts w:asciiTheme="majorHAnsi" w:hAnsiTheme="majorHAnsi" w:cs="Arial"/>
                <w:sz w:val="24"/>
                <w:szCs w:val="24"/>
              </w:rPr>
              <w:t xml:space="preserve"> </w:t>
            </w:r>
            <w:bookmarkStart w:id="122" w:name="_Hlk216690996"/>
            <w:r w:rsidR="00695415" w:rsidRPr="00CA4A83">
              <w:rPr>
                <w:rFonts w:asciiTheme="majorHAnsi" w:hAnsiTheme="majorHAnsi" w:cs="Arial"/>
                <w:sz w:val="24"/>
                <w:szCs w:val="24"/>
              </w:rPr>
              <w:t xml:space="preserve">Somalia has not conducted a formal fish stock assessment since 1991, largely due to limited technical capacity. </w:t>
            </w:r>
            <w:r w:rsidR="00CA4A83" w:rsidRPr="00CA4A83">
              <w:rPr>
                <w:rFonts w:asciiTheme="majorHAnsi" w:hAnsiTheme="majorHAnsi" w:cs="Arial"/>
                <w:sz w:val="24"/>
                <w:szCs w:val="24"/>
              </w:rPr>
              <w:t>Although most prospective trainees hold educational backgrounds in fisheries or marine science, self-assessment results indicate that the majority possess only basic to intermediate skills necessary for conducting stock assessments.</w:t>
            </w:r>
          </w:p>
          <w:p w14:paraId="32FDD38D" w14:textId="69F30EC3" w:rsidR="00695415" w:rsidRDefault="00695415" w:rsidP="00DB3046">
            <w:pPr>
              <w:shd w:val="clear" w:color="auto" w:fill="C1E4F5" w:themeFill="accent1" w:themeFillTint="33"/>
              <w:tabs>
                <w:tab w:val="left" w:pos="4680"/>
              </w:tabs>
              <w:jc w:val="both"/>
              <w:rPr>
                <w:rFonts w:asciiTheme="majorHAnsi" w:hAnsiTheme="majorHAnsi" w:cs="Arial"/>
                <w:sz w:val="24"/>
                <w:szCs w:val="24"/>
              </w:rPr>
            </w:pPr>
            <w:r w:rsidRPr="00695415">
              <w:rPr>
                <w:rFonts w:asciiTheme="majorHAnsi" w:hAnsiTheme="majorHAnsi" w:cs="Arial"/>
                <w:sz w:val="24"/>
                <w:szCs w:val="24"/>
              </w:rPr>
              <w:t xml:space="preserve">Based on participants’ feedback, the training priorities were refined to emphasize </w:t>
            </w:r>
            <w:r>
              <w:rPr>
                <w:rFonts w:asciiTheme="majorHAnsi" w:hAnsiTheme="majorHAnsi" w:cs="Arial"/>
                <w:sz w:val="24"/>
                <w:szCs w:val="24"/>
              </w:rPr>
              <w:t>key</w:t>
            </w:r>
            <w:r w:rsidRPr="00695415">
              <w:rPr>
                <w:rFonts w:asciiTheme="majorHAnsi" w:hAnsiTheme="majorHAnsi" w:cs="Arial"/>
                <w:sz w:val="24"/>
                <w:szCs w:val="24"/>
              </w:rPr>
              <w:t xml:space="preserve"> stock assessment </w:t>
            </w:r>
            <w:r>
              <w:rPr>
                <w:rFonts w:asciiTheme="majorHAnsi" w:hAnsiTheme="majorHAnsi" w:cs="Arial"/>
                <w:sz w:val="24"/>
                <w:szCs w:val="24"/>
              </w:rPr>
              <w:t>concepts</w:t>
            </w:r>
            <w:r w:rsidRPr="00695415">
              <w:rPr>
                <w:rFonts w:asciiTheme="majorHAnsi" w:hAnsiTheme="majorHAnsi" w:cs="Arial"/>
                <w:sz w:val="24"/>
                <w:szCs w:val="24"/>
              </w:rPr>
              <w:t>, standardized data collection protocols, and appropriate analytical methods, with particular attention to approaches suited to data-poor fisheries. A significant capacity gap was identified in the collection of biological data</w:t>
            </w:r>
            <w:ins w:id="123" w:author="Admin" w:date="2025-12-18T15:40:00Z" w16du:dateUtc="2025-12-18T12:40:00Z">
              <w:r w:rsidR="00A037A5">
                <w:rPr>
                  <w:rFonts w:asciiTheme="majorHAnsi" w:hAnsiTheme="majorHAnsi" w:cs="Arial"/>
                  <w:sz w:val="24"/>
                  <w:szCs w:val="24"/>
                </w:rPr>
                <w:t xml:space="preserve">—especially </w:t>
              </w:r>
            </w:ins>
            <w:del w:id="124" w:author="Admin" w:date="2025-12-18T15:40:00Z" w16du:dateUtc="2025-12-18T12:40:00Z">
              <w:r w:rsidRPr="00695415" w:rsidDel="00A037A5">
                <w:rPr>
                  <w:rFonts w:asciiTheme="majorHAnsi" w:hAnsiTheme="majorHAnsi" w:cs="Arial"/>
                  <w:sz w:val="24"/>
                  <w:szCs w:val="24"/>
                </w:rPr>
                <w:delText xml:space="preserve">, </w:delText>
              </w:r>
              <w:r w:rsidRPr="00695415" w:rsidDel="0086480F">
                <w:rPr>
                  <w:rFonts w:asciiTheme="majorHAnsi" w:hAnsiTheme="majorHAnsi" w:cs="Arial"/>
                  <w:sz w:val="24"/>
                  <w:szCs w:val="24"/>
                </w:rPr>
                <w:delText xml:space="preserve">notably in </w:delText>
              </w:r>
            </w:del>
            <w:r w:rsidRPr="00695415">
              <w:rPr>
                <w:rFonts w:asciiTheme="majorHAnsi" w:hAnsiTheme="majorHAnsi" w:cs="Arial"/>
                <w:sz w:val="24"/>
                <w:szCs w:val="24"/>
              </w:rPr>
              <w:t xml:space="preserve">fecundity estimation and </w:t>
            </w:r>
            <w:r>
              <w:rPr>
                <w:rFonts w:asciiTheme="majorHAnsi" w:hAnsiTheme="majorHAnsi" w:cs="Arial"/>
                <w:sz w:val="24"/>
                <w:szCs w:val="24"/>
              </w:rPr>
              <w:t>determination of fish maturity stages</w:t>
            </w:r>
            <w:r w:rsidRPr="00695415">
              <w:rPr>
                <w:rFonts w:asciiTheme="majorHAnsi" w:hAnsiTheme="majorHAnsi" w:cs="Arial"/>
                <w:sz w:val="24"/>
                <w:szCs w:val="24"/>
              </w:rPr>
              <w:t xml:space="preserve">. In addition, all participants reported limited proficiency in software used for analyzing large datasets, such as the R programming language, relying instead almost exclusively on Excel, which is inadequate for implementing fisheries stock assessment models such as </w:t>
            </w:r>
            <w:r w:rsidR="00D15EEB">
              <w:rPr>
                <w:rFonts w:asciiTheme="majorHAnsi" w:hAnsiTheme="majorHAnsi" w:cs="Arial"/>
                <w:sz w:val="24"/>
                <w:szCs w:val="24"/>
              </w:rPr>
              <w:t>Length-based Spawning Potential Ratio (</w:t>
            </w:r>
            <w:r w:rsidRPr="00695415">
              <w:rPr>
                <w:rFonts w:asciiTheme="majorHAnsi" w:hAnsiTheme="majorHAnsi" w:cs="Arial"/>
                <w:sz w:val="24"/>
                <w:szCs w:val="24"/>
              </w:rPr>
              <w:t>LBSPR</w:t>
            </w:r>
            <w:r w:rsidR="00D15EEB">
              <w:rPr>
                <w:rFonts w:asciiTheme="majorHAnsi" w:hAnsiTheme="majorHAnsi" w:cs="Arial"/>
                <w:sz w:val="24"/>
                <w:szCs w:val="24"/>
              </w:rPr>
              <w:t>)</w:t>
            </w:r>
            <w:r w:rsidRPr="00695415">
              <w:rPr>
                <w:rFonts w:asciiTheme="majorHAnsi" w:hAnsiTheme="majorHAnsi" w:cs="Arial"/>
                <w:sz w:val="24"/>
                <w:szCs w:val="24"/>
              </w:rPr>
              <w:t xml:space="preserve">. </w:t>
            </w:r>
          </w:p>
          <w:p w14:paraId="0E24FDED" w14:textId="7D47E54D" w:rsidR="00695415" w:rsidRPr="00695415" w:rsidRDefault="00695415" w:rsidP="00DB3046">
            <w:pPr>
              <w:shd w:val="clear" w:color="auto" w:fill="C1E4F5" w:themeFill="accent1" w:themeFillTint="33"/>
              <w:tabs>
                <w:tab w:val="left" w:pos="4680"/>
              </w:tabs>
              <w:jc w:val="both"/>
              <w:rPr>
                <w:rFonts w:asciiTheme="majorHAnsi" w:hAnsiTheme="majorHAnsi" w:cs="Arial"/>
                <w:sz w:val="24"/>
                <w:szCs w:val="24"/>
              </w:rPr>
            </w:pPr>
            <w:r w:rsidRPr="00695415">
              <w:rPr>
                <w:rFonts w:asciiTheme="majorHAnsi" w:hAnsiTheme="majorHAnsi" w:cs="Arial"/>
                <w:sz w:val="24"/>
                <w:szCs w:val="24"/>
              </w:rPr>
              <w:t>Participants further highlighted the need for increased time allocation to practical, hands-on training sessions</w:t>
            </w:r>
            <w:ins w:id="125" w:author="Admin" w:date="2025-12-18T15:41:00Z" w16du:dateUtc="2025-12-18T12:41:00Z">
              <w:r w:rsidR="00692E79">
                <w:rPr>
                  <w:rFonts w:asciiTheme="majorHAnsi" w:hAnsiTheme="majorHAnsi" w:cs="Arial"/>
                  <w:sz w:val="24"/>
                  <w:szCs w:val="24"/>
                </w:rPr>
                <w:t xml:space="preserve"> instead o</w:t>
              </w:r>
              <w:r w:rsidR="009401D9">
                <w:rPr>
                  <w:rFonts w:asciiTheme="majorHAnsi" w:hAnsiTheme="majorHAnsi" w:cs="Arial"/>
                  <w:sz w:val="24"/>
                  <w:szCs w:val="24"/>
                </w:rPr>
                <w:t>f classroom-type</w:t>
              </w:r>
            </w:ins>
            <w:ins w:id="126" w:author="Admin" w:date="2025-12-18T15:42:00Z" w16du:dateUtc="2025-12-18T12:42:00Z">
              <w:r w:rsidR="004B2268">
                <w:rPr>
                  <w:rFonts w:asciiTheme="majorHAnsi" w:hAnsiTheme="majorHAnsi" w:cs="Arial"/>
                  <w:sz w:val="24"/>
                  <w:szCs w:val="24"/>
                </w:rPr>
                <w:t xml:space="preserve"> </w:t>
              </w:r>
            </w:ins>
            <w:ins w:id="127" w:author="Admin" w:date="2025-12-18T15:41:00Z" w16du:dateUtc="2025-12-18T12:41:00Z">
              <w:r w:rsidR="009401D9">
                <w:rPr>
                  <w:rFonts w:asciiTheme="majorHAnsi" w:hAnsiTheme="majorHAnsi" w:cs="Arial"/>
                  <w:sz w:val="24"/>
                  <w:szCs w:val="24"/>
                </w:rPr>
                <w:t>th</w:t>
              </w:r>
            </w:ins>
            <w:ins w:id="128" w:author="Admin" w:date="2025-12-18T15:42:00Z" w16du:dateUtc="2025-12-18T12:42:00Z">
              <w:r w:rsidR="009401D9">
                <w:rPr>
                  <w:rFonts w:asciiTheme="majorHAnsi" w:hAnsiTheme="majorHAnsi" w:cs="Arial"/>
                  <w:sz w:val="24"/>
                  <w:szCs w:val="24"/>
                </w:rPr>
                <w:t>e</w:t>
              </w:r>
            </w:ins>
            <w:ins w:id="129" w:author="Admin" w:date="2025-12-18T15:41:00Z" w16du:dateUtc="2025-12-18T12:41:00Z">
              <w:r w:rsidR="009401D9">
                <w:rPr>
                  <w:rFonts w:asciiTheme="majorHAnsi" w:hAnsiTheme="majorHAnsi" w:cs="Arial"/>
                  <w:sz w:val="24"/>
                  <w:szCs w:val="24"/>
                </w:rPr>
                <w:t>oretical</w:t>
              </w:r>
            </w:ins>
            <w:ins w:id="130" w:author="Admin" w:date="2025-12-18T15:42:00Z" w16du:dateUtc="2025-12-18T12:42:00Z">
              <w:r w:rsidR="009401D9">
                <w:rPr>
                  <w:rFonts w:asciiTheme="majorHAnsi" w:hAnsiTheme="majorHAnsi" w:cs="Arial"/>
                  <w:sz w:val="24"/>
                  <w:szCs w:val="24"/>
                </w:rPr>
                <w:t xml:space="preserve"> presentations</w:t>
              </w:r>
            </w:ins>
            <w:r w:rsidRPr="00695415">
              <w:rPr>
                <w:rFonts w:asciiTheme="majorHAnsi" w:hAnsiTheme="majorHAnsi" w:cs="Arial"/>
                <w:sz w:val="24"/>
                <w:szCs w:val="24"/>
              </w:rPr>
              <w:t>.</w:t>
            </w:r>
          </w:p>
          <w:bookmarkEnd w:id="122"/>
          <w:p w14:paraId="5618A97E" w14:textId="36E57051" w:rsidR="00DB6ED5" w:rsidRPr="00974BBA" w:rsidRDefault="00DB6ED5" w:rsidP="00DB3046">
            <w:pPr>
              <w:shd w:val="clear" w:color="auto" w:fill="C1E4F5" w:themeFill="accent1" w:themeFillTint="33"/>
              <w:tabs>
                <w:tab w:val="left" w:pos="4680"/>
              </w:tabs>
              <w:jc w:val="both"/>
              <w:rPr>
                <w:rFonts w:asciiTheme="majorHAnsi" w:hAnsiTheme="majorHAnsi" w:cs="Arial"/>
                <w:sz w:val="24"/>
                <w:szCs w:val="24"/>
              </w:rPr>
            </w:pPr>
            <w:r w:rsidRPr="00974BBA">
              <w:rPr>
                <w:rFonts w:asciiTheme="majorHAnsi" w:hAnsiTheme="majorHAnsi" w:cs="Arial"/>
                <w:b/>
                <w:bCs/>
                <w:sz w:val="24"/>
                <w:szCs w:val="24"/>
              </w:rPr>
              <w:t>Outcomes</w:t>
            </w:r>
            <w:r w:rsidR="007D0F6B" w:rsidRPr="00974BBA">
              <w:rPr>
                <w:rFonts w:asciiTheme="majorHAnsi" w:hAnsiTheme="majorHAnsi" w:cs="Arial"/>
                <w:b/>
                <w:bCs/>
                <w:sz w:val="24"/>
                <w:szCs w:val="24"/>
              </w:rPr>
              <w:t>:</w:t>
            </w:r>
            <w:r w:rsidR="007D0F6B" w:rsidRPr="00974BBA">
              <w:rPr>
                <w:rFonts w:asciiTheme="majorHAnsi" w:hAnsiTheme="majorHAnsi" w:cs="Arial"/>
                <w:sz w:val="24"/>
                <w:szCs w:val="24"/>
              </w:rPr>
              <w:t xml:space="preserve"> </w:t>
            </w:r>
            <w:bookmarkStart w:id="131" w:name="_Hlk216691015"/>
            <w:r w:rsidR="007D0F6B" w:rsidRPr="00974BBA">
              <w:rPr>
                <w:rFonts w:asciiTheme="majorHAnsi" w:hAnsiTheme="majorHAnsi" w:cs="Arial"/>
                <w:sz w:val="24"/>
                <w:szCs w:val="24"/>
              </w:rPr>
              <w:t xml:space="preserve">The TNA results were instrumental in developing stock assessment training course specifically tailored to the Somali fisheries context. This included not only the creation of relevant modules but also </w:t>
            </w:r>
            <w:r w:rsidR="00D15EEB">
              <w:rPr>
                <w:rFonts w:asciiTheme="majorHAnsi" w:hAnsiTheme="majorHAnsi" w:cs="Arial"/>
                <w:sz w:val="24"/>
                <w:szCs w:val="24"/>
              </w:rPr>
              <w:t xml:space="preserve">a </w:t>
            </w:r>
            <w:r w:rsidR="007D0F6B" w:rsidRPr="00974BBA">
              <w:rPr>
                <w:rFonts w:asciiTheme="majorHAnsi" w:hAnsiTheme="majorHAnsi" w:cs="Arial"/>
                <w:sz w:val="24"/>
                <w:szCs w:val="24"/>
              </w:rPr>
              <w:lastRenderedPageBreak/>
              <w:t>plan for course delivery and the identification of all necessary training materials.</w:t>
            </w:r>
            <w:bookmarkEnd w:id="131"/>
          </w:p>
          <w:p w14:paraId="78C76E0B" w14:textId="6B8F53AE" w:rsidR="00FA631B" w:rsidRPr="009E787D" w:rsidRDefault="00DB6ED5" w:rsidP="00DB3046">
            <w:pPr>
              <w:shd w:val="clear" w:color="auto" w:fill="C1E4F5" w:themeFill="accent1" w:themeFillTint="33"/>
              <w:tabs>
                <w:tab w:val="left" w:pos="4680"/>
              </w:tabs>
              <w:jc w:val="both"/>
              <w:rPr>
                <w:rFonts w:asciiTheme="majorHAnsi" w:hAnsiTheme="majorHAnsi" w:cs="Arial"/>
              </w:rPr>
            </w:pPr>
            <w:r w:rsidRPr="00974BBA">
              <w:rPr>
                <w:rFonts w:asciiTheme="majorHAnsi" w:hAnsiTheme="majorHAnsi" w:cs="Arial"/>
                <w:b/>
                <w:bCs/>
                <w:sz w:val="24"/>
                <w:szCs w:val="24"/>
              </w:rPr>
              <w:t>Conclusions:</w:t>
            </w:r>
            <w:r w:rsidR="006914F7" w:rsidRPr="009E787D">
              <w:rPr>
                <w:rFonts w:asciiTheme="majorHAnsi" w:hAnsiTheme="majorHAnsi" w:cs="Arial"/>
                <w:sz w:val="24"/>
                <w:szCs w:val="24"/>
              </w:rPr>
              <w:t xml:space="preserve"> </w:t>
            </w:r>
            <w:r w:rsidR="009E787D" w:rsidRPr="009E787D">
              <w:rPr>
                <w:rFonts w:asciiTheme="majorHAnsi" w:hAnsiTheme="majorHAnsi" w:cs="Arial"/>
                <w:sz w:val="24"/>
                <w:szCs w:val="24"/>
              </w:rPr>
              <w:t xml:space="preserve">Staff of the Ministry of Fisheries and Blue Economy currently have limited capacity to independently undertake fish stock assessments. The </w:t>
            </w:r>
            <w:r w:rsidR="00D15EEB">
              <w:rPr>
                <w:rFonts w:asciiTheme="majorHAnsi" w:hAnsiTheme="majorHAnsi" w:cs="Arial"/>
                <w:sz w:val="24"/>
                <w:szCs w:val="24"/>
              </w:rPr>
              <w:t xml:space="preserve">TNA </w:t>
            </w:r>
            <w:r w:rsidR="009E787D" w:rsidRPr="009E787D">
              <w:rPr>
                <w:rFonts w:asciiTheme="majorHAnsi" w:hAnsiTheme="majorHAnsi" w:cs="Arial"/>
                <w:sz w:val="24"/>
                <w:szCs w:val="24"/>
              </w:rPr>
              <w:t xml:space="preserve">clearly identified priority areas for strengthening this capacity and provides a strong evidence base for the design of targeted interventions. </w:t>
            </w:r>
            <w:del w:id="132" w:author="Admin" w:date="2025-12-18T15:46:00Z" w16du:dateUtc="2025-12-18T12:46:00Z">
              <w:r w:rsidR="009E787D" w:rsidRPr="009E787D" w:rsidDel="001E12CA">
                <w:rPr>
                  <w:rFonts w:asciiTheme="majorHAnsi" w:hAnsiTheme="majorHAnsi" w:cs="Arial"/>
                  <w:sz w:val="24"/>
                  <w:szCs w:val="24"/>
                </w:rPr>
                <w:delText>Consequently</w:delText>
              </w:r>
            </w:del>
            <w:ins w:id="133" w:author="Admin" w:date="2025-12-18T15:46:00Z" w16du:dateUtc="2025-12-18T12:46:00Z">
              <w:r w:rsidR="001E12CA">
                <w:rPr>
                  <w:rFonts w:asciiTheme="majorHAnsi" w:hAnsiTheme="majorHAnsi" w:cs="Arial"/>
                  <w:sz w:val="24"/>
                  <w:szCs w:val="24"/>
                </w:rPr>
                <w:t>Thus</w:t>
              </w:r>
            </w:ins>
            <w:r w:rsidR="009E787D" w:rsidRPr="009E787D">
              <w:rPr>
                <w:rFonts w:asciiTheme="majorHAnsi" w:hAnsiTheme="majorHAnsi" w:cs="Arial"/>
                <w:sz w:val="24"/>
                <w:szCs w:val="24"/>
              </w:rPr>
              <w:t xml:space="preserve">, the development of training modules should be carefully aligned with participants’ existing skill levels, as well as with the practical </w:t>
            </w:r>
            <w:r w:rsidR="009E787D">
              <w:rPr>
                <w:rFonts w:asciiTheme="majorHAnsi" w:hAnsiTheme="majorHAnsi" w:cs="Arial"/>
                <w:sz w:val="24"/>
                <w:szCs w:val="24"/>
              </w:rPr>
              <w:t xml:space="preserve">and technical </w:t>
            </w:r>
            <w:r w:rsidR="009E787D" w:rsidRPr="009E787D">
              <w:rPr>
                <w:rFonts w:asciiTheme="majorHAnsi" w:hAnsiTheme="majorHAnsi" w:cs="Arial"/>
                <w:sz w:val="24"/>
                <w:szCs w:val="24"/>
              </w:rPr>
              <w:t>constraints and opportunities presented by the fisheries data available in Somalia. Moreover, the strong preference for practical, hands-on learning highlights the importance of an applied and context-specific curriculum that enables participants to effectively translate theoretical concepts into practice using real-world Somali fisheries data and management scenarios.</w:t>
            </w:r>
          </w:p>
          <w:p w14:paraId="5096B112" w14:textId="77777777" w:rsidR="00D509C5" w:rsidRPr="009E787D" w:rsidRDefault="00DB6ED5" w:rsidP="00DB3046">
            <w:pPr>
              <w:shd w:val="clear" w:color="auto" w:fill="C1E4F5" w:themeFill="accent1" w:themeFillTint="33"/>
              <w:tabs>
                <w:tab w:val="left" w:pos="4680"/>
              </w:tabs>
              <w:jc w:val="both"/>
              <w:rPr>
                <w:rFonts w:asciiTheme="majorHAnsi" w:hAnsiTheme="majorHAnsi" w:cs="Arial"/>
                <w:sz w:val="24"/>
                <w:szCs w:val="24"/>
              </w:rPr>
            </w:pPr>
            <w:r w:rsidRPr="009E787D">
              <w:rPr>
                <w:rFonts w:asciiTheme="majorHAnsi" w:hAnsiTheme="majorHAnsi" w:cs="Arial"/>
                <w:b/>
                <w:bCs/>
                <w:sz w:val="24"/>
                <w:szCs w:val="24"/>
              </w:rPr>
              <w:t>Recommendations</w:t>
            </w:r>
            <w:r w:rsidR="006914F7" w:rsidRPr="009E787D">
              <w:rPr>
                <w:rFonts w:asciiTheme="majorHAnsi" w:hAnsiTheme="majorHAnsi" w:cs="Arial"/>
                <w:b/>
                <w:bCs/>
                <w:sz w:val="24"/>
                <w:szCs w:val="24"/>
              </w:rPr>
              <w:t>:</w:t>
            </w:r>
            <w:r w:rsidR="006914F7" w:rsidRPr="009E787D">
              <w:rPr>
                <w:rFonts w:asciiTheme="majorHAnsi" w:hAnsiTheme="majorHAnsi" w:cs="Arial"/>
                <w:sz w:val="24"/>
                <w:szCs w:val="24"/>
              </w:rPr>
              <w:t xml:space="preserve"> It is recommended tha</w:t>
            </w:r>
            <w:bookmarkEnd w:id="103"/>
            <w:r w:rsidR="00471FD8" w:rsidRPr="009E787D">
              <w:rPr>
                <w:rFonts w:asciiTheme="majorHAnsi" w:hAnsiTheme="majorHAnsi" w:cs="Arial"/>
                <w:sz w:val="24"/>
                <w:szCs w:val="24"/>
              </w:rPr>
              <w:t>t</w:t>
            </w:r>
            <w:r w:rsidR="00D509C5" w:rsidRPr="009E787D">
              <w:rPr>
                <w:rFonts w:asciiTheme="majorHAnsi" w:hAnsiTheme="majorHAnsi" w:cs="Arial"/>
                <w:sz w:val="24"/>
                <w:szCs w:val="24"/>
              </w:rPr>
              <w:t>:</w:t>
            </w:r>
          </w:p>
          <w:p w14:paraId="6A462942" w14:textId="77777777" w:rsidR="009E787D" w:rsidRPr="00D15EEB" w:rsidRDefault="00D509C5" w:rsidP="00DB3046">
            <w:pPr>
              <w:shd w:val="clear" w:color="auto" w:fill="C1E4F5" w:themeFill="accent1" w:themeFillTint="33"/>
              <w:tabs>
                <w:tab w:val="left" w:pos="4680"/>
              </w:tabs>
              <w:jc w:val="both"/>
              <w:rPr>
                <w:rFonts w:asciiTheme="majorHAnsi" w:hAnsiTheme="majorHAnsi"/>
                <w:sz w:val="24"/>
                <w:szCs w:val="24"/>
              </w:rPr>
            </w:pPr>
            <w:r w:rsidRPr="00D15EEB">
              <w:rPr>
                <w:rFonts w:asciiTheme="majorHAnsi" w:hAnsiTheme="majorHAnsi" w:cs="Arial"/>
                <w:sz w:val="24"/>
                <w:szCs w:val="24"/>
              </w:rPr>
              <w:t xml:space="preserve">(1) </w:t>
            </w:r>
            <w:r w:rsidR="009E787D" w:rsidRPr="00D15EEB">
              <w:rPr>
                <w:rFonts w:asciiTheme="majorHAnsi" w:hAnsiTheme="majorHAnsi"/>
                <w:sz w:val="24"/>
                <w:szCs w:val="24"/>
              </w:rPr>
              <w:t>To maximize relevance and practical value, participants should bring their own datasets, allowing training activities to be directly connected to their daily work and providing hands-on experience in applying stock assessment methodologies.</w:t>
            </w:r>
          </w:p>
          <w:p w14:paraId="0DAE766D" w14:textId="77777777" w:rsidR="009E787D" w:rsidRPr="009E787D" w:rsidRDefault="00D509C5" w:rsidP="00DB3046">
            <w:pPr>
              <w:shd w:val="clear" w:color="auto" w:fill="C1E4F5" w:themeFill="accent1" w:themeFillTint="33"/>
              <w:tabs>
                <w:tab w:val="left" w:pos="4680"/>
              </w:tabs>
              <w:jc w:val="both"/>
              <w:rPr>
                <w:rFonts w:asciiTheme="majorHAnsi" w:hAnsiTheme="majorHAnsi" w:cs="Arial"/>
              </w:rPr>
            </w:pPr>
            <w:r w:rsidRPr="00D15EEB">
              <w:rPr>
                <w:rFonts w:asciiTheme="majorHAnsi" w:hAnsiTheme="majorHAnsi" w:cs="Arial"/>
                <w:sz w:val="24"/>
                <w:szCs w:val="24"/>
              </w:rPr>
              <w:t xml:space="preserve">(2) </w:t>
            </w:r>
            <w:r w:rsidR="009E787D" w:rsidRPr="00D15EEB">
              <w:rPr>
                <w:rFonts w:asciiTheme="majorHAnsi" w:hAnsiTheme="majorHAnsi" w:cs="Arial"/>
                <w:sz w:val="24"/>
                <w:szCs w:val="24"/>
              </w:rPr>
              <w:t>Participants are encouraged to bring their own fisheries datasets to the training. Engaging with real data from their daily responsibilities will enhance the relevance and practicality of the exercises, improve problem-solving skills, and enable the immediate application of newly acquired knowledge within their institutional roles</w:t>
            </w:r>
            <w:r w:rsidR="009E787D" w:rsidRPr="009E787D">
              <w:rPr>
                <w:rFonts w:asciiTheme="majorHAnsi" w:hAnsiTheme="majorHAnsi" w:cs="Arial"/>
              </w:rPr>
              <w:t>.</w:t>
            </w:r>
          </w:p>
          <w:p w14:paraId="4699213F" w14:textId="7901FB27" w:rsidR="006B684C" w:rsidRPr="00974BBA" w:rsidRDefault="006B684C" w:rsidP="00DB3046">
            <w:pPr>
              <w:pStyle w:val="NormalWeb"/>
              <w:shd w:val="clear" w:color="auto" w:fill="C1E4F5" w:themeFill="accent1" w:themeFillTint="33"/>
              <w:spacing w:before="300" w:beforeAutospacing="0" w:after="0" w:afterAutospacing="0"/>
              <w:ind w:left="360"/>
              <w:jc w:val="both"/>
              <w:rPr>
                <w:rFonts w:asciiTheme="majorHAnsi" w:eastAsia="Arial MT" w:hAnsiTheme="majorHAnsi" w:cs="Arial"/>
                <w:i/>
                <w:iCs/>
              </w:rPr>
            </w:pPr>
            <w:bookmarkStart w:id="134" w:name="_Hlk155185769"/>
            <w:r w:rsidRPr="00974BBA">
              <w:rPr>
                <w:rFonts w:asciiTheme="majorHAnsi" w:hAnsiTheme="majorHAnsi" w:cs="Arial"/>
                <w:i/>
                <w:iCs/>
                <w:shd w:val="clear" w:color="auto" w:fill="E8E8E8" w:themeFill="background2"/>
              </w:rPr>
              <w:t xml:space="preserve">A detailed report of the meetings is attached </w:t>
            </w:r>
            <w:r w:rsidR="006914F7" w:rsidRPr="00974BBA">
              <w:rPr>
                <w:rFonts w:asciiTheme="majorHAnsi" w:hAnsiTheme="majorHAnsi" w:cs="Arial"/>
                <w:i/>
                <w:iCs/>
                <w:shd w:val="clear" w:color="auto" w:fill="E8E8E8" w:themeFill="background2"/>
              </w:rPr>
              <w:t>s</w:t>
            </w:r>
            <w:r w:rsidRPr="00974BBA">
              <w:rPr>
                <w:rFonts w:asciiTheme="majorHAnsi" w:hAnsiTheme="majorHAnsi" w:cs="Arial"/>
                <w:i/>
                <w:iCs/>
                <w:shd w:val="clear" w:color="auto" w:fill="E8E8E8" w:themeFill="background2"/>
              </w:rPr>
              <w:t xml:space="preserve">eparately as annex </w:t>
            </w:r>
            <w:bookmarkEnd w:id="134"/>
            <w:r w:rsidRPr="00974BBA">
              <w:rPr>
                <w:rFonts w:asciiTheme="majorHAnsi" w:hAnsiTheme="majorHAnsi" w:cs="Arial"/>
                <w:i/>
                <w:iCs/>
                <w:shd w:val="clear" w:color="auto" w:fill="E8E8E8" w:themeFill="background2"/>
              </w:rPr>
              <w:t>2.</w:t>
            </w:r>
          </w:p>
        </w:tc>
        <w:tc>
          <w:tcPr>
            <w:tcW w:w="2398" w:type="dxa"/>
            <w:tcBorders>
              <w:top w:val="single" w:sz="4" w:space="0" w:color="000000"/>
              <w:bottom w:val="single" w:sz="4" w:space="0" w:color="000000"/>
            </w:tcBorders>
            <w:tcPrChange w:id="135" w:author="Admin" w:date="2025-12-18T15:25:00Z" w16du:dateUtc="2025-12-18T12:25:00Z">
              <w:tcPr>
                <w:tcW w:w="2758" w:type="dxa"/>
                <w:gridSpan w:val="2"/>
                <w:tcBorders>
                  <w:top w:val="single" w:sz="4" w:space="0" w:color="000000"/>
                  <w:bottom w:val="single" w:sz="4" w:space="0" w:color="000000"/>
                </w:tcBorders>
              </w:tcPr>
            </w:tcPrChange>
          </w:tcPr>
          <w:p w14:paraId="7B9D5B47" w14:textId="0AB1C357" w:rsidR="006B684C" w:rsidRPr="005A4A5E" w:rsidRDefault="005A7002" w:rsidP="00DB3046">
            <w:pPr>
              <w:shd w:val="clear" w:color="auto" w:fill="C1E4F5" w:themeFill="accent1" w:themeFillTint="33"/>
              <w:spacing w:line="240" w:lineRule="auto"/>
              <w:jc w:val="both"/>
              <w:rPr>
                <w:rFonts w:asciiTheme="majorHAnsi" w:hAnsiTheme="majorHAnsi" w:cs="Arial"/>
                <w:sz w:val="20"/>
                <w:szCs w:val="20"/>
              </w:rPr>
            </w:pPr>
            <w:ins w:id="136" w:author="Admin" w:date="2025-12-18T16:01:00Z" w16du:dateUtc="2025-12-18T13:01:00Z">
              <w:r>
                <w:rPr>
                  <w:rFonts w:asciiTheme="majorHAnsi" w:hAnsiTheme="majorHAnsi" w:cs="Arial"/>
                  <w:sz w:val="20"/>
                  <w:szCs w:val="20"/>
                </w:rPr>
                <w:lastRenderedPageBreak/>
                <w:t>Successfully completed</w:t>
              </w:r>
            </w:ins>
          </w:p>
        </w:tc>
      </w:tr>
      <w:tr w:rsidR="006B684C" w:rsidRPr="005A4A5E" w14:paraId="5A107423" w14:textId="77777777" w:rsidTr="00593E03">
        <w:trPr>
          <w:trHeight w:val="1542"/>
          <w:trPrChange w:id="137" w:author="Admin" w:date="2025-12-18T15:25:00Z" w16du:dateUtc="2025-12-18T12:25:00Z">
            <w:trPr>
              <w:trHeight w:val="1542"/>
            </w:trPr>
          </w:trPrChange>
        </w:trPr>
        <w:tc>
          <w:tcPr>
            <w:tcW w:w="1980" w:type="dxa"/>
            <w:tcBorders>
              <w:top w:val="single" w:sz="4" w:space="0" w:color="000000"/>
              <w:bottom w:val="single" w:sz="4" w:space="0" w:color="000000"/>
              <w:right w:val="single" w:sz="4" w:space="0" w:color="000000"/>
            </w:tcBorders>
            <w:tcPrChange w:id="138" w:author="Admin" w:date="2025-12-18T15:25:00Z" w16du:dateUtc="2025-12-18T12:25:00Z">
              <w:tcPr>
                <w:tcW w:w="1980" w:type="dxa"/>
                <w:tcBorders>
                  <w:top w:val="single" w:sz="4" w:space="0" w:color="000000"/>
                  <w:bottom w:val="single" w:sz="4" w:space="0" w:color="000000"/>
                  <w:right w:val="single" w:sz="4" w:space="0" w:color="000000"/>
                </w:tcBorders>
              </w:tcPr>
            </w:tcPrChange>
          </w:tcPr>
          <w:p w14:paraId="7EC442AE" w14:textId="77777777" w:rsidR="00DB6ED5" w:rsidRPr="005A4A5E" w:rsidRDefault="006B684C" w:rsidP="00DB3046">
            <w:pPr>
              <w:shd w:val="clear" w:color="auto" w:fill="C1E4F5" w:themeFill="accent1" w:themeFillTint="33"/>
              <w:suppressAutoHyphens/>
              <w:autoSpaceDN w:val="0"/>
              <w:spacing w:after="160" w:line="240" w:lineRule="auto"/>
              <w:jc w:val="both"/>
              <w:textAlignment w:val="baseline"/>
              <w:rPr>
                <w:rFonts w:asciiTheme="majorHAnsi" w:hAnsiTheme="majorHAnsi"/>
              </w:rPr>
            </w:pPr>
            <w:bookmarkStart w:id="139" w:name="_Hlk155192278"/>
            <w:r w:rsidRPr="005A4A5E">
              <w:rPr>
                <w:rFonts w:asciiTheme="majorHAnsi" w:hAnsiTheme="majorHAnsi" w:cs="Arial"/>
                <w:b/>
                <w:bCs/>
                <w:sz w:val="20"/>
                <w:szCs w:val="20"/>
              </w:rPr>
              <w:lastRenderedPageBreak/>
              <w:t xml:space="preserve">Activity </w:t>
            </w:r>
            <w:bookmarkEnd w:id="139"/>
            <w:r w:rsidR="00DB6ED5" w:rsidRPr="005A4A5E">
              <w:rPr>
                <w:rFonts w:asciiTheme="majorHAnsi" w:hAnsiTheme="majorHAnsi" w:cs="Arial"/>
                <w:b/>
                <w:bCs/>
                <w:sz w:val="20"/>
                <w:szCs w:val="20"/>
              </w:rPr>
              <w:t xml:space="preserve">3: </w:t>
            </w:r>
            <w:bookmarkStart w:id="140" w:name="_Hlk214436330"/>
            <w:r w:rsidR="00DB6ED5" w:rsidRPr="005A4A5E">
              <w:rPr>
                <w:rFonts w:asciiTheme="majorHAnsi" w:hAnsiTheme="majorHAnsi"/>
                <w:b/>
                <w:bCs/>
                <w:sz w:val="20"/>
                <w:szCs w:val="20"/>
              </w:rPr>
              <w:t xml:space="preserve">Prepare detailed training objectives, training plan, modules, and materials for all participants. </w:t>
            </w:r>
          </w:p>
          <w:bookmarkEnd w:id="140"/>
          <w:p w14:paraId="53679706" w14:textId="4A3F0638" w:rsidR="006B684C" w:rsidRPr="005A4A5E" w:rsidRDefault="006B684C" w:rsidP="00DB3046">
            <w:pPr>
              <w:pStyle w:val="NormalWeb"/>
              <w:shd w:val="clear" w:color="auto" w:fill="C1E4F5" w:themeFill="accent1" w:themeFillTint="33"/>
              <w:jc w:val="both"/>
              <w:rPr>
                <w:rFonts w:asciiTheme="majorHAnsi" w:hAnsiTheme="majorHAnsi" w:cs="Arial"/>
                <w:sz w:val="20"/>
                <w:szCs w:val="20"/>
              </w:rPr>
            </w:pPr>
          </w:p>
        </w:tc>
        <w:tc>
          <w:tcPr>
            <w:tcW w:w="7290" w:type="dxa"/>
            <w:tcBorders>
              <w:top w:val="single" w:sz="4" w:space="0" w:color="000000"/>
              <w:left w:val="single" w:sz="4" w:space="0" w:color="000000"/>
              <w:bottom w:val="single" w:sz="4" w:space="0" w:color="000000"/>
            </w:tcBorders>
            <w:tcPrChange w:id="141" w:author="Admin" w:date="2025-12-18T15:25:00Z" w16du:dateUtc="2025-12-18T12:25:00Z">
              <w:tcPr>
                <w:tcW w:w="6930" w:type="dxa"/>
                <w:tcBorders>
                  <w:top w:val="single" w:sz="4" w:space="0" w:color="000000"/>
                  <w:left w:val="single" w:sz="4" w:space="0" w:color="000000"/>
                  <w:bottom w:val="single" w:sz="4" w:space="0" w:color="000000"/>
                </w:tcBorders>
              </w:tcPr>
            </w:tcPrChange>
          </w:tcPr>
          <w:p w14:paraId="509BEA34" w14:textId="4DF3FBBB" w:rsidR="00A31DDA" w:rsidRPr="00F96052" w:rsidRDefault="00DB6ED5" w:rsidP="00DB3046">
            <w:pPr>
              <w:shd w:val="clear" w:color="auto" w:fill="C1E4F5" w:themeFill="accent1" w:themeFillTint="33"/>
              <w:tabs>
                <w:tab w:val="left" w:pos="4680"/>
              </w:tabs>
              <w:jc w:val="both"/>
              <w:rPr>
                <w:rFonts w:asciiTheme="majorHAnsi" w:hAnsiTheme="majorHAnsi"/>
                <w:sz w:val="24"/>
                <w:szCs w:val="24"/>
              </w:rPr>
            </w:pPr>
            <w:bookmarkStart w:id="142" w:name="_Hlk155192256"/>
            <w:r w:rsidRPr="00F96052">
              <w:rPr>
                <w:rFonts w:asciiTheme="majorHAnsi" w:hAnsiTheme="majorHAnsi" w:cs="Arial"/>
                <w:b/>
                <w:bCs/>
                <w:sz w:val="24"/>
                <w:szCs w:val="24"/>
              </w:rPr>
              <w:t xml:space="preserve">Introduction: </w:t>
            </w:r>
            <w:r w:rsidR="00E75E8E" w:rsidRPr="00F96052">
              <w:rPr>
                <w:rFonts w:asciiTheme="majorHAnsi" w:hAnsiTheme="majorHAnsi"/>
                <w:sz w:val="24"/>
                <w:szCs w:val="24"/>
              </w:rPr>
              <w:t xml:space="preserve">The </w:t>
            </w:r>
            <w:commentRangeStart w:id="143"/>
            <w:r w:rsidR="00D15EEB" w:rsidRPr="00F8347E">
              <w:rPr>
                <w:rFonts w:asciiTheme="majorHAnsi" w:hAnsiTheme="majorHAnsi"/>
                <w:sz w:val="24"/>
                <w:szCs w:val="24"/>
                <w:rPrChange w:id="144" w:author="Admin" w:date="2025-12-18T16:02:00Z" w16du:dateUtc="2025-12-18T13:02:00Z">
                  <w:rPr>
                    <w:rFonts w:asciiTheme="majorHAnsi" w:hAnsiTheme="majorHAnsi"/>
                    <w:b/>
                    <w:bCs/>
                    <w:sz w:val="24"/>
                    <w:szCs w:val="24"/>
                  </w:rPr>
                </w:rPrChange>
              </w:rPr>
              <w:t>TNA</w:t>
            </w:r>
            <w:r w:rsidR="00E75E8E" w:rsidRPr="00D15EEB">
              <w:rPr>
                <w:rFonts w:asciiTheme="majorHAnsi" w:hAnsiTheme="majorHAnsi"/>
                <w:b/>
                <w:bCs/>
                <w:sz w:val="24"/>
                <w:szCs w:val="24"/>
              </w:rPr>
              <w:t xml:space="preserve"> </w:t>
            </w:r>
            <w:commentRangeEnd w:id="143"/>
            <w:r w:rsidR="00F8347E">
              <w:rPr>
                <w:rStyle w:val="CommentReference"/>
              </w:rPr>
              <w:commentReference w:id="143"/>
            </w:r>
            <w:r w:rsidR="00E75E8E" w:rsidRPr="00F96052">
              <w:rPr>
                <w:rFonts w:asciiTheme="majorHAnsi" w:hAnsiTheme="majorHAnsi"/>
                <w:sz w:val="24"/>
                <w:szCs w:val="24"/>
              </w:rPr>
              <w:t xml:space="preserve">revealed that most trainees hold advanced degrees in fisheries-related fields, with their knowledge of fish stock assessment generally spanning from basic to intermediate levels. Participants expressed a strong preference for practical, application-oriented training, emphasizing the importance of robust data collection methodologies and comprehensive data analysis supported by hands-on exercises. </w:t>
            </w:r>
            <w:r w:rsidR="00D15EEB" w:rsidRPr="00D15EEB">
              <w:rPr>
                <w:rFonts w:asciiTheme="majorHAnsi" w:hAnsiTheme="majorHAnsi"/>
                <w:sz w:val="24"/>
                <w:szCs w:val="24"/>
              </w:rPr>
              <w:t>The training module was developed based on the results of the TNA</w:t>
            </w:r>
            <w:r w:rsidR="00D15EEB">
              <w:rPr>
                <w:rFonts w:asciiTheme="majorHAnsi" w:hAnsiTheme="majorHAnsi"/>
                <w:sz w:val="24"/>
                <w:szCs w:val="24"/>
              </w:rPr>
              <w:t xml:space="preserve">. The </w:t>
            </w:r>
            <w:r w:rsidR="00E75E8E" w:rsidRPr="00F96052">
              <w:rPr>
                <w:rFonts w:asciiTheme="majorHAnsi" w:hAnsiTheme="majorHAnsi"/>
                <w:sz w:val="24"/>
                <w:szCs w:val="24"/>
              </w:rPr>
              <w:t>course will be delivered through a blended approach, combining lectures, computer-based practical exercises, group work and discussions, as well as field-based activities at landing sites and during a ship-based survey</w:t>
            </w:r>
            <w:r w:rsidR="00A31DDA" w:rsidRPr="00F96052">
              <w:rPr>
                <w:rFonts w:asciiTheme="majorHAnsi" w:hAnsiTheme="majorHAnsi"/>
                <w:sz w:val="24"/>
                <w:szCs w:val="24"/>
              </w:rPr>
              <w:t>.</w:t>
            </w:r>
          </w:p>
          <w:p w14:paraId="4BE1D5DB" w14:textId="650168C1" w:rsidR="00DB6ED5" w:rsidRPr="00F96052" w:rsidRDefault="00DB6ED5" w:rsidP="00DB3046">
            <w:pPr>
              <w:shd w:val="clear" w:color="auto" w:fill="C1E4F5" w:themeFill="accent1" w:themeFillTint="33"/>
              <w:tabs>
                <w:tab w:val="left" w:pos="4680"/>
              </w:tabs>
              <w:jc w:val="both"/>
              <w:rPr>
                <w:rFonts w:asciiTheme="majorHAnsi" w:hAnsiTheme="majorHAnsi" w:cs="Arial"/>
                <w:b/>
                <w:bCs/>
                <w:sz w:val="24"/>
                <w:szCs w:val="24"/>
              </w:rPr>
            </w:pPr>
            <w:r w:rsidRPr="00F96052">
              <w:rPr>
                <w:rFonts w:asciiTheme="majorHAnsi" w:hAnsiTheme="majorHAnsi" w:cs="Arial"/>
                <w:b/>
                <w:bCs/>
                <w:sz w:val="24"/>
                <w:szCs w:val="24"/>
              </w:rPr>
              <w:lastRenderedPageBreak/>
              <w:t xml:space="preserve">Data: </w:t>
            </w:r>
            <w:r w:rsidR="004F3774" w:rsidRPr="00F96052">
              <w:rPr>
                <w:rFonts w:asciiTheme="majorHAnsi" w:hAnsiTheme="majorHAnsi" w:cs="Arial"/>
                <w:sz w:val="24"/>
                <w:szCs w:val="24"/>
              </w:rPr>
              <w:t>The training demonstrations will draw upon length-weight data of fish originating from artisanal fisheries in Somalia, with additional data sourced from artisanal and industrial fisheries in Tanzania</w:t>
            </w:r>
            <w:ins w:id="145" w:author="Admin" w:date="2025-12-18T16:04:00Z" w16du:dateUtc="2025-12-18T13:04:00Z">
              <w:r w:rsidR="0010547A">
                <w:rPr>
                  <w:rFonts w:asciiTheme="majorHAnsi" w:hAnsiTheme="majorHAnsi" w:cs="Arial"/>
                  <w:sz w:val="24"/>
                  <w:szCs w:val="24"/>
                </w:rPr>
                <w:t>, which will</w:t>
              </w:r>
            </w:ins>
            <w:del w:id="146" w:author="Admin" w:date="2025-12-18T16:05:00Z" w16du:dateUtc="2025-12-18T13:05:00Z">
              <w:r w:rsidR="00DB3046" w:rsidDel="0010547A">
                <w:rPr>
                  <w:rFonts w:asciiTheme="majorHAnsi" w:hAnsiTheme="majorHAnsi" w:cs="Arial"/>
                  <w:sz w:val="24"/>
                  <w:szCs w:val="24"/>
                </w:rPr>
                <w:delText xml:space="preserve"> to</w:delText>
              </w:r>
            </w:del>
            <w:r w:rsidR="00DB3046">
              <w:rPr>
                <w:rFonts w:asciiTheme="majorHAnsi" w:hAnsiTheme="majorHAnsi" w:cs="Arial"/>
                <w:sz w:val="24"/>
                <w:szCs w:val="24"/>
              </w:rPr>
              <w:t xml:space="preserve"> be provided by TAFIRI</w:t>
            </w:r>
            <w:r w:rsidR="00382EE9" w:rsidRPr="00F96052">
              <w:rPr>
                <w:rFonts w:asciiTheme="majorHAnsi" w:hAnsiTheme="majorHAnsi" w:cs="Arial"/>
                <w:sz w:val="24"/>
                <w:szCs w:val="24"/>
              </w:rPr>
              <w:t>.</w:t>
            </w:r>
          </w:p>
          <w:p w14:paraId="31D5FFD0" w14:textId="72249736" w:rsidR="00DB6ED5" w:rsidRPr="00F96052" w:rsidRDefault="00DB6ED5" w:rsidP="00DB3046">
            <w:pPr>
              <w:shd w:val="clear" w:color="auto" w:fill="C1E4F5" w:themeFill="accent1" w:themeFillTint="33"/>
              <w:tabs>
                <w:tab w:val="left" w:pos="4680"/>
              </w:tabs>
              <w:jc w:val="both"/>
              <w:rPr>
                <w:rFonts w:asciiTheme="majorHAnsi" w:hAnsiTheme="majorHAnsi" w:cs="Arial"/>
                <w:sz w:val="24"/>
                <w:szCs w:val="24"/>
              </w:rPr>
            </w:pPr>
            <w:r w:rsidRPr="00F96052">
              <w:rPr>
                <w:rFonts w:asciiTheme="majorHAnsi" w:hAnsiTheme="majorHAnsi" w:cs="Arial"/>
                <w:b/>
                <w:bCs/>
                <w:sz w:val="24"/>
                <w:szCs w:val="24"/>
              </w:rPr>
              <w:t>Number of participants</w:t>
            </w:r>
            <w:r w:rsidRPr="00F96052">
              <w:rPr>
                <w:rFonts w:asciiTheme="majorHAnsi" w:hAnsiTheme="majorHAnsi" w:cs="Arial"/>
                <w:sz w:val="24"/>
                <w:szCs w:val="24"/>
              </w:rPr>
              <w:t xml:space="preserve">: </w:t>
            </w:r>
            <w:r w:rsidR="001936A8" w:rsidRPr="00F96052">
              <w:rPr>
                <w:rFonts w:asciiTheme="majorHAnsi" w:hAnsiTheme="majorHAnsi" w:cs="Arial"/>
                <w:sz w:val="24"/>
                <w:szCs w:val="24"/>
              </w:rPr>
              <w:t xml:space="preserve">A total of twelve participants took part in the TNA. Although the </w:t>
            </w:r>
            <w:proofErr w:type="spellStart"/>
            <w:r w:rsidR="001936A8" w:rsidRPr="00F96052">
              <w:rPr>
                <w:rFonts w:asciiTheme="majorHAnsi" w:hAnsiTheme="majorHAnsi" w:cs="Arial"/>
                <w:sz w:val="24"/>
                <w:szCs w:val="24"/>
              </w:rPr>
              <w:t>T</w:t>
            </w:r>
            <w:del w:id="147" w:author="Admin" w:date="2025-12-18T16:05:00Z" w16du:dateUtc="2025-12-18T13:05:00Z">
              <w:r w:rsidR="001936A8" w:rsidRPr="00F96052" w:rsidDel="0010547A">
                <w:rPr>
                  <w:rFonts w:asciiTheme="majorHAnsi" w:hAnsiTheme="majorHAnsi" w:cs="Arial"/>
                  <w:sz w:val="24"/>
                  <w:szCs w:val="24"/>
                </w:rPr>
                <w:delText>O</w:delText>
              </w:r>
            </w:del>
            <w:ins w:id="148" w:author="Admin" w:date="2025-12-18T16:05:00Z" w16du:dateUtc="2025-12-18T13:05:00Z">
              <w:r w:rsidR="0010547A">
                <w:rPr>
                  <w:rFonts w:asciiTheme="majorHAnsi" w:hAnsiTheme="majorHAnsi" w:cs="Arial"/>
                  <w:sz w:val="24"/>
                  <w:szCs w:val="24"/>
                </w:rPr>
                <w:t>o</w:t>
              </w:r>
            </w:ins>
            <w:r w:rsidR="001936A8" w:rsidRPr="00F96052">
              <w:rPr>
                <w:rFonts w:asciiTheme="majorHAnsi" w:hAnsiTheme="majorHAnsi" w:cs="Arial"/>
                <w:sz w:val="24"/>
                <w:szCs w:val="24"/>
              </w:rPr>
              <w:t>R</w:t>
            </w:r>
            <w:proofErr w:type="spellEnd"/>
            <w:r w:rsidR="001936A8" w:rsidRPr="00F96052">
              <w:rPr>
                <w:rFonts w:asciiTheme="majorHAnsi" w:hAnsiTheme="majorHAnsi" w:cs="Arial"/>
                <w:sz w:val="24"/>
                <w:szCs w:val="24"/>
              </w:rPr>
              <w:t xml:space="preserve"> had initially indicated sixteen participants, four were unable to participate due to unforeseen circumstances</w:t>
            </w:r>
          </w:p>
          <w:p w14:paraId="107BA210" w14:textId="28EA8FD3" w:rsidR="004F3774" w:rsidRPr="00F96052" w:rsidRDefault="00DB6ED5" w:rsidP="00DB3046">
            <w:pPr>
              <w:shd w:val="clear" w:color="auto" w:fill="C1E4F5" w:themeFill="accent1" w:themeFillTint="33"/>
              <w:tabs>
                <w:tab w:val="left" w:pos="4680"/>
              </w:tabs>
              <w:jc w:val="both"/>
              <w:rPr>
                <w:rFonts w:asciiTheme="majorHAnsi" w:hAnsiTheme="majorHAnsi" w:cs="Arial"/>
                <w:sz w:val="24"/>
                <w:szCs w:val="24"/>
              </w:rPr>
            </w:pPr>
            <w:r w:rsidRPr="00F96052">
              <w:rPr>
                <w:rFonts w:asciiTheme="majorHAnsi" w:hAnsiTheme="majorHAnsi" w:cs="Arial"/>
                <w:b/>
                <w:bCs/>
                <w:sz w:val="24"/>
                <w:szCs w:val="24"/>
              </w:rPr>
              <w:t>Objectives</w:t>
            </w:r>
            <w:r w:rsidR="00A31DDA" w:rsidRPr="00F96052">
              <w:rPr>
                <w:rFonts w:asciiTheme="majorHAnsi" w:hAnsiTheme="majorHAnsi" w:cs="Arial"/>
                <w:b/>
                <w:bCs/>
                <w:sz w:val="24"/>
                <w:szCs w:val="24"/>
              </w:rPr>
              <w:t>:</w:t>
            </w:r>
            <w:r w:rsidR="00382EE9" w:rsidRPr="00F96052">
              <w:rPr>
                <w:rFonts w:asciiTheme="majorHAnsi" w:hAnsiTheme="majorHAnsi" w:cs="Arial"/>
                <w:b/>
                <w:bCs/>
                <w:sz w:val="24"/>
                <w:szCs w:val="24"/>
              </w:rPr>
              <w:t xml:space="preserve"> </w:t>
            </w:r>
            <w:r w:rsidR="004F3774" w:rsidRPr="00F96052">
              <w:rPr>
                <w:rFonts w:asciiTheme="majorHAnsi" w:hAnsiTheme="majorHAnsi" w:cs="Arial"/>
                <w:sz w:val="24"/>
                <w:szCs w:val="24"/>
              </w:rPr>
              <w:t>To develop modules</w:t>
            </w:r>
            <w:r w:rsidR="009943BF" w:rsidRPr="00F96052">
              <w:rPr>
                <w:rFonts w:asciiTheme="majorHAnsi" w:hAnsiTheme="majorHAnsi" w:cs="Arial"/>
                <w:sz w:val="24"/>
                <w:szCs w:val="24"/>
              </w:rPr>
              <w:t xml:space="preserve"> for the stock assessment training</w:t>
            </w:r>
            <w:r w:rsidR="004F3774" w:rsidRPr="00F96052">
              <w:rPr>
                <w:rFonts w:asciiTheme="majorHAnsi" w:hAnsiTheme="majorHAnsi" w:cs="Arial"/>
                <w:sz w:val="24"/>
                <w:szCs w:val="24"/>
              </w:rPr>
              <w:t>, a detailed course plan, and all necessary materials for the stock assessment training.</w:t>
            </w:r>
          </w:p>
          <w:p w14:paraId="4485FDCB" w14:textId="63BB4DDD" w:rsidR="007347B8" w:rsidRPr="00F96052" w:rsidRDefault="00DB6ED5" w:rsidP="00DB3046">
            <w:pPr>
              <w:shd w:val="clear" w:color="auto" w:fill="C1E4F5" w:themeFill="accent1" w:themeFillTint="33"/>
              <w:tabs>
                <w:tab w:val="left" w:pos="4680"/>
              </w:tabs>
              <w:jc w:val="both"/>
              <w:rPr>
                <w:rFonts w:asciiTheme="majorHAnsi" w:hAnsiTheme="majorHAnsi" w:cs="Arial"/>
                <w:b/>
                <w:bCs/>
                <w:sz w:val="24"/>
                <w:szCs w:val="24"/>
              </w:rPr>
            </w:pPr>
            <w:r w:rsidRPr="00F96052">
              <w:rPr>
                <w:rFonts w:asciiTheme="majorHAnsi" w:hAnsiTheme="majorHAnsi" w:cs="Arial"/>
                <w:b/>
                <w:bCs/>
                <w:sz w:val="24"/>
                <w:szCs w:val="24"/>
              </w:rPr>
              <w:t xml:space="preserve">Findings: </w:t>
            </w:r>
            <w:r w:rsidR="007347B8" w:rsidRPr="00F96052">
              <w:rPr>
                <w:rFonts w:asciiTheme="majorHAnsi" w:hAnsiTheme="majorHAnsi" w:cs="Arial"/>
                <w:sz w:val="24"/>
                <w:szCs w:val="24"/>
              </w:rPr>
              <w:t xml:space="preserve">Based on the results of the </w:t>
            </w:r>
            <w:r w:rsidR="00DB3046">
              <w:rPr>
                <w:rFonts w:asciiTheme="majorHAnsi" w:hAnsiTheme="majorHAnsi" w:cs="Arial"/>
                <w:sz w:val="24"/>
                <w:szCs w:val="24"/>
              </w:rPr>
              <w:t>TNA,</w:t>
            </w:r>
            <w:r w:rsidR="007347B8" w:rsidRPr="00F96052">
              <w:rPr>
                <w:rFonts w:asciiTheme="majorHAnsi" w:hAnsiTheme="majorHAnsi" w:cs="Arial"/>
                <w:sz w:val="24"/>
                <w:szCs w:val="24"/>
              </w:rPr>
              <w:t xml:space="preserve"> a training course was developed consisting of five modules (Annex </w:t>
            </w:r>
            <w:r w:rsidR="0056021A" w:rsidRPr="00F96052">
              <w:rPr>
                <w:rFonts w:asciiTheme="majorHAnsi" w:hAnsiTheme="majorHAnsi" w:cs="Arial"/>
                <w:sz w:val="24"/>
                <w:szCs w:val="24"/>
              </w:rPr>
              <w:t>3</w:t>
            </w:r>
            <w:r w:rsidR="007347B8" w:rsidRPr="00F96052">
              <w:rPr>
                <w:rFonts w:asciiTheme="majorHAnsi" w:hAnsiTheme="majorHAnsi" w:cs="Arial"/>
                <w:sz w:val="24"/>
                <w:szCs w:val="24"/>
              </w:rPr>
              <w:t>). The same document</w:t>
            </w:r>
            <w:ins w:id="149" w:author="Admin" w:date="2025-12-18T16:05:00Z" w16du:dateUtc="2025-12-18T13:05:00Z">
              <w:r w:rsidR="0010547A">
                <w:rPr>
                  <w:rFonts w:asciiTheme="majorHAnsi" w:hAnsiTheme="majorHAnsi" w:cs="Arial"/>
                  <w:sz w:val="24"/>
                  <w:szCs w:val="24"/>
                </w:rPr>
                <w:t>,</w:t>
              </w:r>
            </w:ins>
            <w:r w:rsidR="007347B8" w:rsidRPr="00F96052">
              <w:rPr>
                <w:rFonts w:asciiTheme="majorHAnsi" w:hAnsiTheme="majorHAnsi" w:cs="Arial"/>
                <w:sz w:val="24"/>
                <w:szCs w:val="24"/>
              </w:rPr>
              <w:t xml:space="preserve"> also</w:t>
            </w:r>
            <w:ins w:id="150" w:author="Admin" w:date="2025-12-18T16:05:00Z" w16du:dateUtc="2025-12-18T13:05:00Z">
              <w:r w:rsidR="0010547A">
                <w:rPr>
                  <w:rFonts w:asciiTheme="majorHAnsi" w:hAnsiTheme="majorHAnsi" w:cs="Arial"/>
                  <w:sz w:val="24"/>
                  <w:szCs w:val="24"/>
                </w:rPr>
                <w:t>,</w:t>
              </w:r>
            </w:ins>
            <w:r w:rsidR="007347B8" w:rsidRPr="00F96052">
              <w:rPr>
                <w:rFonts w:asciiTheme="majorHAnsi" w:hAnsiTheme="majorHAnsi" w:cs="Arial"/>
                <w:sz w:val="24"/>
                <w:szCs w:val="24"/>
              </w:rPr>
              <w:t xml:space="preserve"> includes a detailed delivery plan for each module and all necessary training materials.</w:t>
            </w:r>
          </w:p>
          <w:p w14:paraId="6CF626B6" w14:textId="52672CE9" w:rsidR="00FA3B49" w:rsidRPr="00F96052" w:rsidRDefault="00DB6ED5" w:rsidP="00DB3046">
            <w:pPr>
              <w:shd w:val="clear" w:color="auto" w:fill="C1E4F5" w:themeFill="accent1" w:themeFillTint="33"/>
              <w:tabs>
                <w:tab w:val="left" w:pos="4680"/>
              </w:tabs>
              <w:jc w:val="both"/>
              <w:rPr>
                <w:rFonts w:asciiTheme="majorHAnsi" w:hAnsiTheme="majorHAnsi"/>
                <w:sz w:val="24"/>
                <w:szCs w:val="24"/>
              </w:rPr>
            </w:pPr>
            <w:r w:rsidRPr="00F96052">
              <w:rPr>
                <w:rFonts w:asciiTheme="majorHAnsi" w:hAnsiTheme="majorHAnsi" w:cs="Arial"/>
                <w:b/>
                <w:bCs/>
                <w:sz w:val="24"/>
                <w:szCs w:val="24"/>
              </w:rPr>
              <w:t>Outcomes</w:t>
            </w:r>
            <w:r w:rsidR="00A31DDA" w:rsidRPr="00F96052">
              <w:rPr>
                <w:rFonts w:asciiTheme="majorHAnsi" w:hAnsiTheme="majorHAnsi" w:cs="Arial"/>
                <w:b/>
                <w:bCs/>
                <w:sz w:val="24"/>
                <w:szCs w:val="24"/>
              </w:rPr>
              <w:t xml:space="preserve">: </w:t>
            </w:r>
            <w:r w:rsidR="00FA3B49" w:rsidRPr="00F96052">
              <w:rPr>
                <w:rFonts w:asciiTheme="majorHAnsi" w:hAnsiTheme="majorHAnsi"/>
                <w:sz w:val="24"/>
                <w:szCs w:val="24"/>
              </w:rPr>
              <w:t>By the end of this training, participants will have developed a solid foundation to undertake fish stock assessment. Specifically, they will be able to:</w:t>
            </w:r>
          </w:p>
          <w:p w14:paraId="107C8D10" w14:textId="77777777" w:rsidR="00FA3B49" w:rsidRPr="00F96052" w:rsidRDefault="00FA3B49" w:rsidP="00DB3046">
            <w:pPr>
              <w:pStyle w:val="ListParagraph"/>
              <w:numPr>
                <w:ilvl w:val="0"/>
                <w:numId w:val="19"/>
              </w:numPr>
              <w:shd w:val="clear" w:color="auto" w:fill="C1E4F5" w:themeFill="accent1" w:themeFillTint="33"/>
              <w:tabs>
                <w:tab w:val="left" w:pos="4680"/>
              </w:tabs>
              <w:spacing w:after="0"/>
              <w:jc w:val="both"/>
              <w:rPr>
                <w:rFonts w:asciiTheme="majorHAnsi" w:hAnsiTheme="majorHAnsi"/>
                <w:sz w:val="24"/>
                <w:szCs w:val="24"/>
              </w:rPr>
            </w:pPr>
            <w:r w:rsidRPr="00F96052">
              <w:rPr>
                <w:rFonts w:asciiTheme="majorHAnsi" w:hAnsiTheme="majorHAnsi"/>
                <w:b/>
                <w:bCs/>
                <w:i/>
                <w:iCs/>
                <w:sz w:val="24"/>
                <w:szCs w:val="24"/>
              </w:rPr>
              <w:t>Understand core principles</w:t>
            </w:r>
            <w:r w:rsidRPr="00F96052">
              <w:rPr>
                <w:rFonts w:asciiTheme="majorHAnsi" w:hAnsiTheme="majorHAnsi"/>
                <w:sz w:val="24"/>
                <w:szCs w:val="24"/>
              </w:rPr>
              <w:t>: Explain the fundamental concepts of population dynamics and stock assessment, including key biological and ecological principles.</w:t>
            </w:r>
          </w:p>
          <w:p w14:paraId="153C519E" w14:textId="5E7493E8" w:rsidR="00FA3B49" w:rsidRPr="00F96052" w:rsidRDefault="00FA3B49" w:rsidP="00DB3046">
            <w:pPr>
              <w:pStyle w:val="ListParagraph"/>
              <w:numPr>
                <w:ilvl w:val="0"/>
                <w:numId w:val="19"/>
              </w:numPr>
              <w:shd w:val="clear" w:color="auto" w:fill="C1E4F5" w:themeFill="accent1" w:themeFillTint="33"/>
              <w:tabs>
                <w:tab w:val="left" w:pos="4680"/>
              </w:tabs>
              <w:spacing w:after="0"/>
              <w:jc w:val="both"/>
              <w:rPr>
                <w:rFonts w:asciiTheme="majorHAnsi" w:hAnsiTheme="majorHAnsi"/>
                <w:sz w:val="24"/>
                <w:szCs w:val="24"/>
              </w:rPr>
            </w:pPr>
            <w:r w:rsidRPr="00F96052">
              <w:rPr>
                <w:rFonts w:asciiTheme="majorHAnsi" w:hAnsiTheme="majorHAnsi"/>
                <w:b/>
                <w:bCs/>
                <w:i/>
                <w:iCs/>
                <w:sz w:val="24"/>
                <w:szCs w:val="24"/>
              </w:rPr>
              <w:t>Design data collection:</w:t>
            </w:r>
            <w:r w:rsidRPr="00F96052">
              <w:rPr>
                <w:rFonts w:asciiTheme="majorHAnsi" w:hAnsiTheme="majorHAnsi"/>
                <w:sz w:val="24"/>
                <w:szCs w:val="24"/>
              </w:rPr>
              <w:t xml:space="preserve"> Identify and select appropriate sampling designs and survey types for effective fishery data collection in both artisanal and industrial contexts.</w:t>
            </w:r>
          </w:p>
          <w:p w14:paraId="4613D3B8" w14:textId="4A082617" w:rsidR="00FA3B49" w:rsidRPr="00F96052" w:rsidRDefault="00DB3046" w:rsidP="00DB3046">
            <w:pPr>
              <w:pStyle w:val="ListParagraph"/>
              <w:numPr>
                <w:ilvl w:val="0"/>
                <w:numId w:val="19"/>
              </w:numPr>
              <w:shd w:val="clear" w:color="auto" w:fill="C1E4F5" w:themeFill="accent1" w:themeFillTint="33"/>
              <w:tabs>
                <w:tab w:val="left" w:pos="4680"/>
              </w:tabs>
              <w:spacing w:after="0"/>
              <w:jc w:val="both"/>
              <w:rPr>
                <w:rFonts w:asciiTheme="majorHAnsi" w:hAnsiTheme="majorHAnsi"/>
                <w:sz w:val="24"/>
                <w:szCs w:val="24"/>
              </w:rPr>
            </w:pPr>
            <w:r>
              <w:rPr>
                <w:rFonts w:asciiTheme="majorHAnsi" w:hAnsiTheme="majorHAnsi"/>
                <w:b/>
                <w:bCs/>
                <w:i/>
                <w:iCs/>
                <w:sz w:val="24"/>
                <w:szCs w:val="24"/>
              </w:rPr>
              <w:t>Understand</w:t>
            </w:r>
            <w:r w:rsidR="00FA3B49" w:rsidRPr="00F96052">
              <w:rPr>
                <w:rFonts w:asciiTheme="majorHAnsi" w:hAnsiTheme="majorHAnsi"/>
                <w:b/>
                <w:bCs/>
                <w:i/>
                <w:iCs/>
                <w:sz w:val="24"/>
                <w:szCs w:val="24"/>
              </w:rPr>
              <w:t xml:space="preserve"> data types and reference points:</w:t>
            </w:r>
            <w:r w:rsidR="00FA3B49" w:rsidRPr="00F96052">
              <w:rPr>
                <w:rFonts w:asciiTheme="majorHAnsi" w:hAnsiTheme="majorHAnsi"/>
                <w:sz w:val="24"/>
                <w:szCs w:val="24"/>
              </w:rPr>
              <w:t xml:space="preserve"> Demonstrate a clear understanding of various fisheries data types—catch, effort, biological, and environmental data—and apply biological and exploitation reference points (indices) relevant to fisheries assessment and management.</w:t>
            </w:r>
          </w:p>
          <w:p w14:paraId="01AE11F7" w14:textId="77777777" w:rsidR="00FA3B49" w:rsidRPr="00F96052" w:rsidRDefault="00FA3B49" w:rsidP="00DB3046">
            <w:pPr>
              <w:pStyle w:val="ListParagraph"/>
              <w:numPr>
                <w:ilvl w:val="0"/>
                <w:numId w:val="19"/>
              </w:numPr>
              <w:shd w:val="clear" w:color="auto" w:fill="C1E4F5" w:themeFill="accent1" w:themeFillTint="33"/>
              <w:tabs>
                <w:tab w:val="left" w:pos="4680"/>
              </w:tabs>
              <w:spacing w:after="0"/>
              <w:jc w:val="both"/>
              <w:rPr>
                <w:rFonts w:asciiTheme="majorHAnsi" w:hAnsiTheme="majorHAnsi"/>
                <w:sz w:val="24"/>
                <w:szCs w:val="24"/>
              </w:rPr>
            </w:pPr>
            <w:r w:rsidRPr="00F96052">
              <w:rPr>
                <w:rFonts w:asciiTheme="majorHAnsi" w:hAnsiTheme="majorHAnsi"/>
                <w:b/>
                <w:bCs/>
                <w:i/>
                <w:iCs/>
                <w:sz w:val="24"/>
                <w:szCs w:val="24"/>
              </w:rPr>
              <w:t>Apply practical skills</w:t>
            </w:r>
            <w:r w:rsidRPr="00F96052">
              <w:rPr>
                <w:rFonts w:asciiTheme="majorHAnsi" w:hAnsiTheme="majorHAnsi"/>
                <w:sz w:val="24"/>
                <w:szCs w:val="24"/>
              </w:rPr>
              <w:t>: Collect length, weight, and gonad data using standardized field methods, and analyze these data using appropriate statistical and modeling tools.</w:t>
            </w:r>
          </w:p>
          <w:p w14:paraId="0DF3D539" w14:textId="50C0B6D1" w:rsidR="00FA3B49" w:rsidRPr="00F96052" w:rsidRDefault="00FA3B49" w:rsidP="00DB3046">
            <w:pPr>
              <w:pStyle w:val="ListParagraph"/>
              <w:numPr>
                <w:ilvl w:val="0"/>
                <w:numId w:val="19"/>
              </w:numPr>
              <w:shd w:val="clear" w:color="auto" w:fill="C1E4F5" w:themeFill="accent1" w:themeFillTint="33"/>
              <w:tabs>
                <w:tab w:val="left" w:pos="4680"/>
              </w:tabs>
              <w:spacing w:after="0"/>
              <w:jc w:val="both"/>
              <w:rPr>
                <w:rFonts w:asciiTheme="majorHAnsi" w:hAnsiTheme="majorHAnsi"/>
                <w:sz w:val="24"/>
                <w:szCs w:val="24"/>
              </w:rPr>
            </w:pPr>
            <w:r w:rsidRPr="00F96052">
              <w:rPr>
                <w:rFonts w:asciiTheme="majorHAnsi" w:hAnsiTheme="majorHAnsi"/>
                <w:b/>
                <w:bCs/>
                <w:i/>
                <w:iCs/>
                <w:sz w:val="24"/>
                <w:szCs w:val="24"/>
              </w:rPr>
              <w:t>Evaluate and interpret results:</w:t>
            </w:r>
            <w:r w:rsidRPr="00F96052">
              <w:rPr>
                <w:rFonts w:asciiTheme="majorHAnsi" w:hAnsiTheme="majorHAnsi"/>
                <w:sz w:val="24"/>
                <w:szCs w:val="24"/>
              </w:rPr>
              <w:t xml:space="preserve"> Critically assess the uncertainty, assumptions, and limitations inherent in fish stock assessment in Somalia and the wider Westen Indian Ocean region.</w:t>
            </w:r>
          </w:p>
          <w:p w14:paraId="29BCE861" w14:textId="33CD7BD7" w:rsidR="00FA3B49" w:rsidRDefault="00FA3B49" w:rsidP="00DB3046">
            <w:pPr>
              <w:pStyle w:val="ListParagraph"/>
              <w:numPr>
                <w:ilvl w:val="0"/>
                <w:numId w:val="19"/>
              </w:numPr>
              <w:shd w:val="clear" w:color="auto" w:fill="C1E4F5" w:themeFill="accent1" w:themeFillTint="33"/>
              <w:tabs>
                <w:tab w:val="left" w:pos="4680"/>
              </w:tabs>
              <w:spacing w:after="0"/>
              <w:jc w:val="both"/>
              <w:rPr>
                <w:rFonts w:asciiTheme="majorHAnsi" w:hAnsiTheme="majorHAnsi"/>
                <w:sz w:val="24"/>
                <w:szCs w:val="24"/>
              </w:rPr>
            </w:pPr>
            <w:r w:rsidRPr="00F96052">
              <w:rPr>
                <w:rFonts w:asciiTheme="majorHAnsi" w:hAnsiTheme="majorHAnsi"/>
                <w:b/>
                <w:bCs/>
                <w:i/>
                <w:iCs/>
                <w:sz w:val="24"/>
                <w:szCs w:val="24"/>
              </w:rPr>
              <w:t>Communicate findings:</w:t>
            </w:r>
            <w:r w:rsidRPr="00F96052">
              <w:rPr>
                <w:rFonts w:asciiTheme="majorHAnsi" w:hAnsiTheme="majorHAnsi"/>
                <w:sz w:val="24"/>
                <w:szCs w:val="24"/>
              </w:rPr>
              <w:t xml:space="preserve"> Prepare and present simple stock assessment reports for selected species, applying the knowledge </w:t>
            </w:r>
            <w:r w:rsidRPr="00F96052">
              <w:rPr>
                <w:rFonts w:asciiTheme="majorHAnsi" w:hAnsiTheme="majorHAnsi"/>
                <w:sz w:val="24"/>
                <w:szCs w:val="24"/>
              </w:rPr>
              <w:lastRenderedPageBreak/>
              <w:t>and skills gained to real-world fisheries management challenges in Somalia.</w:t>
            </w:r>
          </w:p>
          <w:p w14:paraId="590989DA" w14:textId="77777777" w:rsidR="00DB3046" w:rsidRPr="00F96052" w:rsidRDefault="00DB3046" w:rsidP="00DB3046">
            <w:pPr>
              <w:pStyle w:val="ListParagraph"/>
              <w:numPr>
                <w:ilvl w:val="0"/>
                <w:numId w:val="19"/>
              </w:numPr>
              <w:shd w:val="clear" w:color="auto" w:fill="C1E4F5" w:themeFill="accent1" w:themeFillTint="33"/>
              <w:tabs>
                <w:tab w:val="left" w:pos="4680"/>
              </w:tabs>
              <w:spacing w:after="0"/>
              <w:jc w:val="both"/>
              <w:rPr>
                <w:rFonts w:asciiTheme="majorHAnsi" w:hAnsiTheme="majorHAnsi"/>
                <w:sz w:val="24"/>
                <w:szCs w:val="24"/>
              </w:rPr>
            </w:pPr>
          </w:p>
          <w:p w14:paraId="46AFB218" w14:textId="015F0085" w:rsidR="0056021A" w:rsidRPr="00F96052" w:rsidRDefault="00DB6ED5" w:rsidP="00DB3046">
            <w:pPr>
              <w:shd w:val="clear" w:color="auto" w:fill="C1E4F5" w:themeFill="accent1" w:themeFillTint="33"/>
              <w:tabs>
                <w:tab w:val="left" w:pos="4680"/>
              </w:tabs>
              <w:jc w:val="both"/>
              <w:rPr>
                <w:rFonts w:asciiTheme="majorHAnsi" w:hAnsiTheme="majorHAnsi" w:cs="Arial"/>
                <w:sz w:val="24"/>
                <w:szCs w:val="24"/>
              </w:rPr>
            </w:pPr>
            <w:r w:rsidRPr="00F96052">
              <w:rPr>
                <w:rFonts w:asciiTheme="majorHAnsi" w:hAnsiTheme="majorHAnsi" w:cs="Arial"/>
                <w:b/>
                <w:bCs/>
                <w:sz w:val="24"/>
                <w:szCs w:val="24"/>
              </w:rPr>
              <w:t>Conclusions</w:t>
            </w:r>
            <w:r w:rsidRPr="00F96052">
              <w:rPr>
                <w:rFonts w:asciiTheme="majorHAnsi" w:hAnsiTheme="majorHAnsi" w:cs="Arial"/>
                <w:sz w:val="24"/>
                <w:szCs w:val="24"/>
              </w:rPr>
              <w:t xml:space="preserve">: </w:t>
            </w:r>
            <w:bookmarkStart w:id="151" w:name="_Hlk216690947"/>
            <w:r w:rsidR="0056021A" w:rsidRPr="00F96052">
              <w:rPr>
                <w:rFonts w:asciiTheme="majorHAnsi" w:hAnsiTheme="majorHAnsi" w:cs="Arial"/>
                <w:sz w:val="24"/>
                <w:szCs w:val="24"/>
              </w:rPr>
              <w:t xml:space="preserve">The five training modules for the fish stock assessment course were designed based on the </w:t>
            </w:r>
            <w:r w:rsidR="00DB3046">
              <w:rPr>
                <w:rFonts w:asciiTheme="majorHAnsi" w:hAnsiTheme="majorHAnsi" w:cs="Arial"/>
                <w:sz w:val="24"/>
                <w:szCs w:val="24"/>
              </w:rPr>
              <w:t>TNA</w:t>
            </w:r>
            <w:r w:rsidR="0056021A" w:rsidRPr="00F96052">
              <w:rPr>
                <w:rFonts w:asciiTheme="majorHAnsi" w:hAnsiTheme="majorHAnsi" w:cs="Arial"/>
                <w:sz w:val="24"/>
                <w:szCs w:val="24"/>
              </w:rPr>
              <w:t xml:space="preserve"> and are tailored to the local needs of </w:t>
            </w:r>
            <w:del w:id="152" w:author="Admin" w:date="2025-12-18T16:10:00Z" w16du:dateUtc="2025-12-18T13:10:00Z">
              <w:r w:rsidR="0056021A" w:rsidRPr="00F96052" w:rsidDel="00D773EB">
                <w:rPr>
                  <w:rFonts w:asciiTheme="majorHAnsi" w:hAnsiTheme="majorHAnsi" w:cs="Arial"/>
                  <w:sz w:val="24"/>
                  <w:szCs w:val="24"/>
                </w:rPr>
                <w:delText xml:space="preserve">Somali </w:delText>
              </w:r>
            </w:del>
            <w:ins w:id="153" w:author="Admin" w:date="2025-12-18T16:10:00Z" w16du:dateUtc="2025-12-18T13:10:00Z">
              <w:r w:rsidR="00D773EB">
                <w:rPr>
                  <w:rFonts w:asciiTheme="majorHAnsi" w:hAnsiTheme="majorHAnsi" w:cs="Arial"/>
                  <w:sz w:val="24"/>
                  <w:szCs w:val="24"/>
                </w:rPr>
                <w:t>the</w:t>
              </w:r>
              <w:r w:rsidR="00D773EB" w:rsidRPr="00F96052">
                <w:rPr>
                  <w:rFonts w:asciiTheme="majorHAnsi" w:hAnsiTheme="majorHAnsi" w:cs="Arial"/>
                  <w:sz w:val="24"/>
                  <w:szCs w:val="24"/>
                </w:rPr>
                <w:t xml:space="preserve"> </w:t>
              </w:r>
            </w:ins>
            <w:r w:rsidR="0056021A" w:rsidRPr="00F96052">
              <w:rPr>
                <w:rFonts w:asciiTheme="majorHAnsi" w:hAnsiTheme="majorHAnsi" w:cs="Arial"/>
                <w:sz w:val="24"/>
                <w:szCs w:val="24"/>
              </w:rPr>
              <w:t xml:space="preserve">participants. Despite being comprehensive, they can feasibly be delivered within the planned 10-day stock assessment training course. </w:t>
            </w:r>
            <w:bookmarkEnd w:id="151"/>
          </w:p>
          <w:p w14:paraId="54FEB3A1" w14:textId="2C80F630" w:rsidR="00DB6ED5" w:rsidRPr="00F96052" w:rsidRDefault="00DB6ED5" w:rsidP="00DB3046">
            <w:pPr>
              <w:shd w:val="clear" w:color="auto" w:fill="C1E4F5" w:themeFill="accent1" w:themeFillTint="33"/>
              <w:tabs>
                <w:tab w:val="left" w:pos="4680"/>
              </w:tabs>
              <w:jc w:val="both"/>
              <w:rPr>
                <w:rFonts w:asciiTheme="majorHAnsi" w:hAnsiTheme="majorHAnsi" w:cs="Arial"/>
                <w:b/>
                <w:bCs/>
                <w:sz w:val="24"/>
                <w:szCs w:val="24"/>
              </w:rPr>
            </w:pPr>
            <w:r w:rsidRPr="00F96052">
              <w:rPr>
                <w:rFonts w:asciiTheme="majorHAnsi" w:hAnsiTheme="majorHAnsi" w:cs="Arial"/>
                <w:b/>
                <w:bCs/>
                <w:sz w:val="24"/>
                <w:szCs w:val="24"/>
              </w:rPr>
              <w:t>Recommendations</w:t>
            </w:r>
            <w:r w:rsidR="00DC117D" w:rsidRPr="00F96052">
              <w:rPr>
                <w:rFonts w:asciiTheme="majorHAnsi" w:hAnsiTheme="majorHAnsi" w:cs="Arial"/>
                <w:b/>
                <w:bCs/>
                <w:sz w:val="24"/>
                <w:szCs w:val="24"/>
              </w:rPr>
              <w:t xml:space="preserve">: </w:t>
            </w:r>
            <w:bookmarkStart w:id="154" w:name="_Hlk216690813"/>
            <w:r w:rsidR="00DB3046">
              <w:rPr>
                <w:rFonts w:asciiTheme="majorHAnsi" w:hAnsiTheme="majorHAnsi" w:cs="Arial"/>
                <w:sz w:val="24"/>
                <w:szCs w:val="24"/>
              </w:rPr>
              <w:t>It is recommended that</w:t>
            </w:r>
            <w:r w:rsidR="00FA3B49" w:rsidRPr="00F96052">
              <w:rPr>
                <w:rFonts w:asciiTheme="majorHAnsi" w:hAnsiTheme="majorHAnsi" w:cs="Arial"/>
                <w:b/>
                <w:bCs/>
                <w:sz w:val="24"/>
                <w:szCs w:val="24"/>
              </w:rPr>
              <w:t xml:space="preserve"> </w:t>
            </w:r>
            <w:r w:rsidR="00DB3046">
              <w:rPr>
                <w:rFonts w:asciiTheme="majorHAnsi" w:hAnsiTheme="majorHAnsi" w:cs="Arial"/>
                <w:sz w:val="24"/>
                <w:szCs w:val="24"/>
              </w:rPr>
              <w:t>t</w:t>
            </w:r>
            <w:r w:rsidR="005F6A35" w:rsidRPr="00F96052">
              <w:rPr>
                <w:rFonts w:asciiTheme="majorHAnsi" w:hAnsiTheme="majorHAnsi" w:cs="Arial"/>
                <w:sz w:val="24"/>
                <w:szCs w:val="24"/>
              </w:rPr>
              <w:t>he training modules should be delivered in an adaptive manner, allowing the content and methods to be adjusted to suit participants’ needs and progress</w:t>
            </w:r>
            <w:ins w:id="155" w:author="Admin" w:date="2025-12-18T16:11:00Z" w16du:dateUtc="2025-12-18T13:11:00Z">
              <w:r w:rsidR="00420702">
                <w:rPr>
                  <w:rFonts w:asciiTheme="majorHAnsi" w:hAnsiTheme="majorHAnsi" w:cs="Arial"/>
                  <w:sz w:val="24"/>
                  <w:szCs w:val="24"/>
                </w:rPr>
                <w:t xml:space="preserve">; and </w:t>
              </w:r>
              <w:r w:rsidR="000628B8">
                <w:rPr>
                  <w:rFonts w:asciiTheme="majorHAnsi" w:hAnsiTheme="majorHAnsi" w:cs="Arial"/>
                  <w:sz w:val="24"/>
                  <w:szCs w:val="24"/>
                </w:rPr>
                <w:t>post the content online for future access and learning</w:t>
              </w:r>
            </w:ins>
            <w:del w:id="156" w:author="Admin" w:date="2025-12-18T16:11:00Z" w16du:dateUtc="2025-12-18T13:11:00Z">
              <w:r w:rsidR="005F6A35" w:rsidRPr="00F96052" w:rsidDel="00420702">
                <w:rPr>
                  <w:rFonts w:asciiTheme="majorHAnsi" w:hAnsiTheme="majorHAnsi" w:cs="Arial"/>
                  <w:sz w:val="24"/>
                  <w:szCs w:val="24"/>
                </w:rPr>
                <w:delText>.</w:delText>
              </w:r>
            </w:del>
            <w:bookmarkEnd w:id="154"/>
          </w:p>
          <w:p w14:paraId="21A188B3" w14:textId="7AC5C80E" w:rsidR="006B684C" w:rsidRPr="00F96052" w:rsidRDefault="00E75E8E" w:rsidP="00DB3046">
            <w:pPr>
              <w:shd w:val="clear" w:color="auto" w:fill="C1E4F5" w:themeFill="accent1" w:themeFillTint="33"/>
              <w:autoSpaceDE w:val="0"/>
              <w:autoSpaceDN w:val="0"/>
              <w:adjustRightInd w:val="0"/>
              <w:spacing w:after="0" w:line="240" w:lineRule="auto"/>
              <w:jc w:val="both"/>
              <w:rPr>
                <w:rFonts w:asciiTheme="majorHAnsi" w:hAnsiTheme="majorHAnsi" w:cs="Arial"/>
                <w:i/>
                <w:iCs/>
                <w:sz w:val="24"/>
                <w:szCs w:val="24"/>
              </w:rPr>
            </w:pPr>
            <w:r w:rsidRPr="00F96052">
              <w:rPr>
                <w:rFonts w:asciiTheme="majorHAnsi" w:hAnsiTheme="majorHAnsi" w:cs="Arial"/>
                <w:i/>
                <w:iCs/>
                <w:color w:val="0E2841" w:themeColor="text2"/>
                <w:sz w:val="24"/>
                <w:szCs w:val="24"/>
                <w:shd w:val="clear" w:color="auto" w:fill="E8E8E8" w:themeFill="background2"/>
              </w:rPr>
              <w:t xml:space="preserve">The document detailing the fish stock assessment training modules, delivery plan, and required materials is attached separate </w:t>
            </w:r>
            <w:r w:rsidR="006B684C" w:rsidRPr="00F96052">
              <w:rPr>
                <w:rFonts w:asciiTheme="majorHAnsi" w:hAnsiTheme="majorHAnsi" w:cs="Arial"/>
                <w:i/>
                <w:iCs/>
                <w:color w:val="0E2841" w:themeColor="text2"/>
                <w:sz w:val="24"/>
                <w:szCs w:val="24"/>
                <w:shd w:val="clear" w:color="auto" w:fill="E8E8E8" w:themeFill="background2"/>
              </w:rPr>
              <w:t xml:space="preserve">as annex </w:t>
            </w:r>
            <w:bookmarkEnd w:id="142"/>
            <w:r w:rsidR="006B684C" w:rsidRPr="00F96052">
              <w:rPr>
                <w:rFonts w:asciiTheme="majorHAnsi" w:hAnsiTheme="majorHAnsi" w:cs="Arial"/>
                <w:i/>
                <w:iCs/>
                <w:color w:val="0E2841" w:themeColor="text2"/>
                <w:sz w:val="24"/>
                <w:szCs w:val="24"/>
                <w:shd w:val="clear" w:color="auto" w:fill="E8E8E8" w:themeFill="background2"/>
              </w:rPr>
              <w:t>3</w:t>
            </w:r>
            <w:r w:rsidRPr="00F96052">
              <w:rPr>
                <w:rFonts w:asciiTheme="majorHAnsi" w:hAnsiTheme="majorHAnsi" w:cs="Arial"/>
                <w:i/>
                <w:iCs/>
                <w:color w:val="0E2841" w:themeColor="text2"/>
                <w:sz w:val="24"/>
                <w:szCs w:val="24"/>
                <w:shd w:val="clear" w:color="auto" w:fill="E8E8E8" w:themeFill="background2"/>
              </w:rPr>
              <w:t>.</w:t>
            </w:r>
            <w:r w:rsidR="006B684C" w:rsidRPr="00F96052">
              <w:rPr>
                <w:rFonts w:asciiTheme="majorHAnsi" w:hAnsiTheme="majorHAnsi" w:cs="Arial"/>
                <w:i/>
                <w:iCs/>
                <w:color w:val="0E2841" w:themeColor="text2"/>
                <w:sz w:val="24"/>
                <w:szCs w:val="24"/>
                <w:shd w:val="clear" w:color="auto" w:fill="E8E8E8" w:themeFill="background2"/>
              </w:rPr>
              <w:t xml:space="preserve"> </w:t>
            </w:r>
          </w:p>
        </w:tc>
        <w:tc>
          <w:tcPr>
            <w:tcW w:w="2398" w:type="dxa"/>
            <w:tcBorders>
              <w:top w:val="single" w:sz="4" w:space="0" w:color="000000"/>
              <w:bottom w:val="single" w:sz="4" w:space="0" w:color="000000"/>
            </w:tcBorders>
            <w:tcPrChange w:id="157" w:author="Admin" w:date="2025-12-18T15:25:00Z" w16du:dateUtc="2025-12-18T12:25:00Z">
              <w:tcPr>
                <w:tcW w:w="2758" w:type="dxa"/>
                <w:gridSpan w:val="2"/>
                <w:tcBorders>
                  <w:top w:val="single" w:sz="4" w:space="0" w:color="000000"/>
                  <w:bottom w:val="single" w:sz="4" w:space="0" w:color="000000"/>
                </w:tcBorders>
              </w:tcPr>
            </w:tcPrChange>
          </w:tcPr>
          <w:p w14:paraId="3D6EADDB" w14:textId="78C3634F" w:rsidR="006B684C" w:rsidRPr="005A4A5E" w:rsidRDefault="00E75E8E" w:rsidP="00DB3046">
            <w:pPr>
              <w:pStyle w:val="NormalWeb"/>
              <w:shd w:val="clear" w:color="auto" w:fill="C1E4F5" w:themeFill="accent1" w:themeFillTint="33"/>
              <w:spacing w:before="0" w:beforeAutospacing="0" w:after="0" w:afterAutospacing="0"/>
              <w:jc w:val="both"/>
              <w:rPr>
                <w:rFonts w:asciiTheme="majorHAnsi" w:hAnsiTheme="majorHAnsi" w:cs="Arial"/>
                <w:sz w:val="20"/>
                <w:szCs w:val="20"/>
              </w:rPr>
            </w:pPr>
            <w:r w:rsidRPr="005A4A5E">
              <w:rPr>
                <w:rFonts w:asciiTheme="majorHAnsi" w:hAnsiTheme="majorHAnsi" w:cs="Arial"/>
                <w:sz w:val="20"/>
                <w:szCs w:val="20"/>
              </w:rPr>
              <w:lastRenderedPageBreak/>
              <w:t>Successfully c</w:t>
            </w:r>
            <w:r w:rsidR="0056021A" w:rsidRPr="005A4A5E">
              <w:rPr>
                <w:rFonts w:asciiTheme="majorHAnsi" w:hAnsiTheme="majorHAnsi" w:cs="Arial"/>
                <w:sz w:val="20"/>
                <w:szCs w:val="20"/>
              </w:rPr>
              <w:t>ompleted</w:t>
            </w:r>
          </w:p>
        </w:tc>
      </w:tr>
      <w:tr w:rsidR="00DB6ED5" w:rsidRPr="005A4A5E" w14:paraId="6B2CF62F" w14:textId="77777777" w:rsidTr="00593E03">
        <w:trPr>
          <w:trHeight w:val="1542"/>
          <w:trPrChange w:id="158" w:author="Admin" w:date="2025-12-18T15:25:00Z" w16du:dateUtc="2025-12-18T12:25:00Z">
            <w:trPr>
              <w:trHeight w:val="1542"/>
            </w:trPr>
          </w:trPrChange>
        </w:trPr>
        <w:tc>
          <w:tcPr>
            <w:tcW w:w="1980" w:type="dxa"/>
            <w:tcBorders>
              <w:top w:val="single" w:sz="4" w:space="0" w:color="000000"/>
              <w:bottom w:val="single" w:sz="4" w:space="0" w:color="000000"/>
              <w:right w:val="single" w:sz="4" w:space="0" w:color="000000"/>
            </w:tcBorders>
            <w:tcPrChange w:id="159" w:author="Admin" w:date="2025-12-18T15:25:00Z" w16du:dateUtc="2025-12-18T12:25:00Z">
              <w:tcPr>
                <w:tcW w:w="1980" w:type="dxa"/>
                <w:tcBorders>
                  <w:top w:val="single" w:sz="4" w:space="0" w:color="000000"/>
                  <w:bottom w:val="single" w:sz="4" w:space="0" w:color="000000"/>
                  <w:right w:val="single" w:sz="4" w:space="0" w:color="000000"/>
                </w:tcBorders>
              </w:tcPr>
            </w:tcPrChange>
          </w:tcPr>
          <w:p w14:paraId="0898D1EB" w14:textId="77777777" w:rsidR="00DB6ED5" w:rsidRPr="005A4A5E" w:rsidRDefault="00DB6ED5" w:rsidP="005A4A5E">
            <w:pPr>
              <w:suppressAutoHyphens/>
              <w:autoSpaceDN w:val="0"/>
              <w:spacing w:after="160" w:line="240" w:lineRule="auto"/>
              <w:jc w:val="both"/>
              <w:textAlignment w:val="baseline"/>
              <w:rPr>
                <w:rFonts w:asciiTheme="majorHAnsi" w:hAnsiTheme="majorHAnsi"/>
              </w:rPr>
            </w:pPr>
            <w:r w:rsidRPr="005A4A5E">
              <w:rPr>
                <w:rFonts w:asciiTheme="majorHAnsi" w:hAnsiTheme="majorHAnsi" w:cs="Arial"/>
                <w:b/>
                <w:bCs/>
                <w:sz w:val="20"/>
                <w:szCs w:val="20"/>
              </w:rPr>
              <w:lastRenderedPageBreak/>
              <w:t xml:space="preserve">Activity 4: </w:t>
            </w:r>
            <w:bookmarkStart w:id="160" w:name="_Hlk214436339"/>
            <w:bookmarkStart w:id="161" w:name="_Hlk214881586"/>
            <w:r w:rsidRPr="005A4A5E">
              <w:rPr>
                <w:rFonts w:asciiTheme="majorHAnsi" w:hAnsiTheme="majorHAnsi"/>
                <w:b/>
                <w:bCs/>
                <w:sz w:val="20"/>
                <w:szCs w:val="20"/>
              </w:rPr>
              <w:t xml:space="preserve">Deliver agreed on-land training program in Tanzania Fisheries Research Institute </w:t>
            </w:r>
            <w:proofErr w:type="gramStart"/>
            <w:r w:rsidRPr="005A4A5E">
              <w:rPr>
                <w:rFonts w:asciiTheme="majorHAnsi" w:hAnsiTheme="majorHAnsi"/>
                <w:b/>
                <w:bCs/>
                <w:sz w:val="20"/>
                <w:szCs w:val="20"/>
              </w:rPr>
              <w:t>Der</w:t>
            </w:r>
            <w:proofErr w:type="gramEnd"/>
            <w:r w:rsidRPr="005A4A5E">
              <w:rPr>
                <w:rFonts w:asciiTheme="majorHAnsi" w:hAnsiTheme="majorHAnsi"/>
                <w:b/>
                <w:bCs/>
                <w:sz w:val="20"/>
                <w:szCs w:val="20"/>
              </w:rPr>
              <w:t xml:space="preserve"> Salam Tanzania </w:t>
            </w:r>
            <w:bookmarkEnd w:id="160"/>
            <w:r w:rsidRPr="005A4A5E">
              <w:rPr>
                <w:rFonts w:asciiTheme="majorHAnsi" w:hAnsiTheme="majorHAnsi"/>
                <w:b/>
                <w:bCs/>
                <w:sz w:val="20"/>
                <w:szCs w:val="20"/>
              </w:rPr>
              <w:t xml:space="preserve">Over period of 7 days. </w:t>
            </w:r>
          </w:p>
          <w:bookmarkEnd w:id="161"/>
          <w:p w14:paraId="7544568B" w14:textId="69B9E508" w:rsidR="00DB6ED5" w:rsidRPr="005A4A5E" w:rsidRDefault="00DB6ED5" w:rsidP="005A4A5E">
            <w:pPr>
              <w:suppressAutoHyphens/>
              <w:autoSpaceDN w:val="0"/>
              <w:spacing w:after="160" w:line="240" w:lineRule="auto"/>
              <w:jc w:val="both"/>
              <w:textAlignment w:val="baseline"/>
              <w:rPr>
                <w:rFonts w:asciiTheme="majorHAnsi" w:hAnsiTheme="majorHAnsi" w:cs="Arial"/>
                <w:b/>
                <w:bCs/>
                <w:sz w:val="20"/>
                <w:szCs w:val="20"/>
              </w:rPr>
            </w:pPr>
          </w:p>
        </w:tc>
        <w:tc>
          <w:tcPr>
            <w:tcW w:w="7290" w:type="dxa"/>
            <w:tcBorders>
              <w:top w:val="single" w:sz="4" w:space="0" w:color="000000"/>
              <w:left w:val="single" w:sz="4" w:space="0" w:color="000000"/>
              <w:bottom w:val="single" w:sz="4" w:space="0" w:color="000000"/>
            </w:tcBorders>
            <w:tcPrChange w:id="162" w:author="Admin" w:date="2025-12-18T15:25:00Z" w16du:dateUtc="2025-12-18T12:25:00Z">
              <w:tcPr>
                <w:tcW w:w="6930" w:type="dxa"/>
                <w:tcBorders>
                  <w:top w:val="single" w:sz="4" w:space="0" w:color="000000"/>
                  <w:left w:val="single" w:sz="4" w:space="0" w:color="000000"/>
                  <w:bottom w:val="single" w:sz="4" w:space="0" w:color="000000"/>
                </w:tcBorders>
              </w:tcPr>
            </w:tcPrChange>
          </w:tcPr>
          <w:p w14:paraId="59B916F8" w14:textId="57E11402" w:rsidR="00DB6ED5" w:rsidRPr="005A4A5E" w:rsidRDefault="00DB6ED5" w:rsidP="005A4A5E">
            <w:pPr>
              <w:tabs>
                <w:tab w:val="left" w:pos="4680"/>
              </w:tabs>
              <w:jc w:val="both"/>
              <w:rPr>
                <w:rFonts w:asciiTheme="majorHAnsi" w:hAnsiTheme="majorHAnsi" w:cs="Arial"/>
                <w:sz w:val="20"/>
                <w:szCs w:val="20"/>
              </w:rPr>
            </w:pPr>
            <w:r w:rsidRPr="005A4A5E">
              <w:rPr>
                <w:rFonts w:asciiTheme="majorHAnsi" w:hAnsiTheme="majorHAnsi" w:cs="Arial"/>
                <w:sz w:val="20"/>
                <w:szCs w:val="20"/>
              </w:rPr>
              <w:t xml:space="preserve">  Not Done </w:t>
            </w:r>
          </w:p>
        </w:tc>
        <w:tc>
          <w:tcPr>
            <w:tcW w:w="2398" w:type="dxa"/>
            <w:tcBorders>
              <w:top w:val="single" w:sz="4" w:space="0" w:color="000000"/>
              <w:bottom w:val="single" w:sz="4" w:space="0" w:color="000000"/>
            </w:tcBorders>
            <w:tcPrChange w:id="163" w:author="Admin" w:date="2025-12-18T15:25:00Z" w16du:dateUtc="2025-12-18T12:25:00Z">
              <w:tcPr>
                <w:tcW w:w="2758" w:type="dxa"/>
                <w:gridSpan w:val="2"/>
                <w:tcBorders>
                  <w:top w:val="single" w:sz="4" w:space="0" w:color="000000"/>
                  <w:bottom w:val="single" w:sz="4" w:space="0" w:color="000000"/>
                </w:tcBorders>
              </w:tcPr>
            </w:tcPrChange>
          </w:tcPr>
          <w:p w14:paraId="2CB30754" w14:textId="5C90DCCE" w:rsidR="00DB6ED5" w:rsidRPr="005A4A5E" w:rsidRDefault="00DB6ED5" w:rsidP="005A4A5E">
            <w:pPr>
              <w:pStyle w:val="NormalWeb"/>
              <w:spacing w:before="0" w:beforeAutospacing="0" w:after="0" w:afterAutospacing="0"/>
              <w:jc w:val="both"/>
              <w:rPr>
                <w:rFonts w:asciiTheme="majorHAnsi" w:hAnsiTheme="majorHAnsi" w:cs="Arial"/>
                <w:sz w:val="20"/>
                <w:szCs w:val="20"/>
              </w:rPr>
            </w:pPr>
            <w:r w:rsidRPr="005A4A5E">
              <w:rPr>
                <w:rFonts w:asciiTheme="majorHAnsi" w:hAnsiTheme="majorHAnsi" w:cs="Arial"/>
                <w:sz w:val="20"/>
                <w:szCs w:val="20"/>
              </w:rPr>
              <w:t xml:space="preserve"> On going </w:t>
            </w:r>
          </w:p>
        </w:tc>
      </w:tr>
      <w:tr w:rsidR="00DB6ED5" w:rsidRPr="005A4A5E" w14:paraId="5AC2C1BB" w14:textId="77777777" w:rsidTr="00593E03">
        <w:trPr>
          <w:trHeight w:val="1542"/>
          <w:trPrChange w:id="164" w:author="Admin" w:date="2025-12-18T15:25:00Z" w16du:dateUtc="2025-12-18T12:25:00Z">
            <w:trPr>
              <w:trHeight w:val="1542"/>
            </w:trPr>
          </w:trPrChange>
        </w:trPr>
        <w:tc>
          <w:tcPr>
            <w:tcW w:w="1980" w:type="dxa"/>
            <w:tcBorders>
              <w:top w:val="single" w:sz="4" w:space="0" w:color="000000"/>
              <w:bottom w:val="single" w:sz="4" w:space="0" w:color="000000"/>
              <w:right w:val="single" w:sz="4" w:space="0" w:color="000000"/>
            </w:tcBorders>
            <w:tcPrChange w:id="165" w:author="Admin" w:date="2025-12-18T15:25:00Z" w16du:dateUtc="2025-12-18T12:25:00Z">
              <w:tcPr>
                <w:tcW w:w="1980" w:type="dxa"/>
                <w:tcBorders>
                  <w:top w:val="single" w:sz="4" w:space="0" w:color="000000"/>
                  <w:bottom w:val="single" w:sz="4" w:space="0" w:color="000000"/>
                  <w:right w:val="single" w:sz="4" w:space="0" w:color="000000"/>
                </w:tcBorders>
              </w:tcPr>
            </w:tcPrChange>
          </w:tcPr>
          <w:p w14:paraId="7138C8D5" w14:textId="77777777" w:rsidR="00DB6ED5" w:rsidRPr="005A4A5E" w:rsidRDefault="00DB6ED5" w:rsidP="005A4A5E">
            <w:pPr>
              <w:suppressAutoHyphens/>
              <w:autoSpaceDN w:val="0"/>
              <w:spacing w:after="160" w:line="240" w:lineRule="auto"/>
              <w:jc w:val="both"/>
              <w:textAlignment w:val="baseline"/>
              <w:rPr>
                <w:rFonts w:asciiTheme="majorHAnsi" w:hAnsiTheme="majorHAnsi"/>
                <w:b/>
                <w:bCs/>
                <w:sz w:val="20"/>
                <w:szCs w:val="20"/>
              </w:rPr>
            </w:pPr>
            <w:r w:rsidRPr="005A4A5E">
              <w:rPr>
                <w:rFonts w:asciiTheme="majorHAnsi" w:hAnsiTheme="majorHAnsi" w:cs="Arial"/>
                <w:b/>
                <w:bCs/>
                <w:sz w:val="20"/>
                <w:szCs w:val="20"/>
              </w:rPr>
              <w:t xml:space="preserve">Activity 5: </w:t>
            </w:r>
            <w:bookmarkStart w:id="166" w:name="_Hlk214436537"/>
            <w:bookmarkStart w:id="167" w:name="_Hlk214881651"/>
            <w:r w:rsidRPr="005A4A5E">
              <w:rPr>
                <w:rFonts w:asciiTheme="majorHAnsi" w:hAnsiTheme="majorHAnsi"/>
                <w:b/>
                <w:bCs/>
                <w:sz w:val="20"/>
                <w:szCs w:val="20"/>
              </w:rPr>
              <w:t>Conduct a research exercise aboard a research vessel, including hands-on data collection and observation of scientific survey operations</w:t>
            </w:r>
            <w:bookmarkEnd w:id="166"/>
            <w:r w:rsidRPr="005A4A5E">
              <w:rPr>
                <w:rFonts w:asciiTheme="majorHAnsi" w:hAnsiTheme="majorHAnsi"/>
                <w:b/>
                <w:bCs/>
                <w:sz w:val="20"/>
                <w:szCs w:val="20"/>
              </w:rPr>
              <w:t xml:space="preserve">. </w:t>
            </w:r>
          </w:p>
          <w:bookmarkEnd w:id="167"/>
          <w:p w14:paraId="70EBE65A" w14:textId="2A7D91EF" w:rsidR="00DB6ED5" w:rsidRPr="005A4A5E" w:rsidRDefault="00DB6ED5" w:rsidP="005A4A5E">
            <w:pPr>
              <w:suppressAutoHyphens/>
              <w:autoSpaceDN w:val="0"/>
              <w:spacing w:after="160" w:line="240" w:lineRule="auto"/>
              <w:jc w:val="both"/>
              <w:textAlignment w:val="baseline"/>
              <w:rPr>
                <w:rFonts w:asciiTheme="majorHAnsi" w:hAnsiTheme="majorHAnsi" w:cs="Arial"/>
                <w:b/>
                <w:bCs/>
                <w:sz w:val="20"/>
                <w:szCs w:val="20"/>
              </w:rPr>
            </w:pPr>
            <w:r w:rsidRPr="005A4A5E">
              <w:rPr>
                <w:rFonts w:asciiTheme="majorHAnsi" w:hAnsiTheme="majorHAnsi" w:cs="Arial"/>
                <w:b/>
                <w:bCs/>
                <w:sz w:val="20"/>
                <w:szCs w:val="20"/>
              </w:rPr>
              <w:t xml:space="preserve"> </w:t>
            </w:r>
          </w:p>
        </w:tc>
        <w:tc>
          <w:tcPr>
            <w:tcW w:w="7290" w:type="dxa"/>
            <w:tcBorders>
              <w:top w:val="single" w:sz="4" w:space="0" w:color="000000"/>
              <w:left w:val="single" w:sz="4" w:space="0" w:color="000000"/>
              <w:bottom w:val="single" w:sz="4" w:space="0" w:color="000000"/>
            </w:tcBorders>
            <w:tcPrChange w:id="168" w:author="Admin" w:date="2025-12-18T15:25:00Z" w16du:dateUtc="2025-12-18T12:25:00Z">
              <w:tcPr>
                <w:tcW w:w="6930" w:type="dxa"/>
                <w:tcBorders>
                  <w:top w:val="single" w:sz="4" w:space="0" w:color="000000"/>
                  <w:left w:val="single" w:sz="4" w:space="0" w:color="000000"/>
                  <w:bottom w:val="single" w:sz="4" w:space="0" w:color="000000"/>
                </w:tcBorders>
              </w:tcPr>
            </w:tcPrChange>
          </w:tcPr>
          <w:p w14:paraId="24F0EDC1" w14:textId="3002E4AD" w:rsidR="00DB6ED5" w:rsidRPr="005A4A5E" w:rsidRDefault="004D2C9B" w:rsidP="005A4A5E">
            <w:pPr>
              <w:tabs>
                <w:tab w:val="left" w:pos="4680"/>
              </w:tabs>
              <w:jc w:val="both"/>
              <w:rPr>
                <w:rFonts w:asciiTheme="majorHAnsi" w:hAnsiTheme="majorHAnsi" w:cs="Arial"/>
                <w:sz w:val="20"/>
                <w:szCs w:val="20"/>
              </w:rPr>
            </w:pPr>
            <w:r w:rsidRPr="005A4A5E">
              <w:rPr>
                <w:rFonts w:asciiTheme="majorHAnsi" w:hAnsiTheme="majorHAnsi" w:cs="Arial"/>
                <w:sz w:val="20"/>
                <w:szCs w:val="20"/>
              </w:rPr>
              <w:t>Not Done</w:t>
            </w:r>
          </w:p>
        </w:tc>
        <w:tc>
          <w:tcPr>
            <w:tcW w:w="2398" w:type="dxa"/>
            <w:tcBorders>
              <w:top w:val="single" w:sz="4" w:space="0" w:color="000000"/>
              <w:bottom w:val="single" w:sz="4" w:space="0" w:color="000000"/>
            </w:tcBorders>
            <w:tcPrChange w:id="169" w:author="Admin" w:date="2025-12-18T15:25:00Z" w16du:dateUtc="2025-12-18T12:25:00Z">
              <w:tcPr>
                <w:tcW w:w="2758" w:type="dxa"/>
                <w:gridSpan w:val="2"/>
                <w:tcBorders>
                  <w:top w:val="single" w:sz="4" w:space="0" w:color="000000"/>
                  <w:bottom w:val="single" w:sz="4" w:space="0" w:color="000000"/>
                </w:tcBorders>
              </w:tcPr>
            </w:tcPrChange>
          </w:tcPr>
          <w:p w14:paraId="49DDBDAF" w14:textId="42640DDA" w:rsidR="00DB6ED5" w:rsidRPr="005A4A5E" w:rsidRDefault="00DB6ED5" w:rsidP="005A4A5E">
            <w:pPr>
              <w:pStyle w:val="NormalWeb"/>
              <w:spacing w:before="0" w:beforeAutospacing="0" w:after="0" w:afterAutospacing="0"/>
              <w:jc w:val="both"/>
              <w:rPr>
                <w:rFonts w:asciiTheme="majorHAnsi" w:hAnsiTheme="majorHAnsi" w:cs="Arial"/>
                <w:sz w:val="20"/>
                <w:szCs w:val="20"/>
              </w:rPr>
            </w:pPr>
            <w:r w:rsidRPr="005A4A5E">
              <w:rPr>
                <w:rFonts w:asciiTheme="majorHAnsi" w:hAnsiTheme="majorHAnsi" w:cs="Arial"/>
                <w:sz w:val="20"/>
                <w:szCs w:val="20"/>
              </w:rPr>
              <w:t xml:space="preserve">On going </w:t>
            </w:r>
          </w:p>
        </w:tc>
      </w:tr>
      <w:tr w:rsidR="00DB6ED5" w:rsidRPr="005A4A5E" w14:paraId="0DBEE67B" w14:textId="77777777" w:rsidTr="00593E03">
        <w:trPr>
          <w:trHeight w:val="1542"/>
          <w:trPrChange w:id="170" w:author="Admin" w:date="2025-12-18T15:25:00Z" w16du:dateUtc="2025-12-18T12:25:00Z">
            <w:trPr>
              <w:trHeight w:val="1542"/>
            </w:trPr>
          </w:trPrChange>
        </w:trPr>
        <w:tc>
          <w:tcPr>
            <w:tcW w:w="1980" w:type="dxa"/>
            <w:tcBorders>
              <w:top w:val="single" w:sz="4" w:space="0" w:color="000000"/>
              <w:bottom w:val="single" w:sz="4" w:space="0" w:color="000000"/>
              <w:right w:val="single" w:sz="4" w:space="0" w:color="000000"/>
            </w:tcBorders>
            <w:tcPrChange w:id="171" w:author="Admin" w:date="2025-12-18T15:25:00Z" w16du:dateUtc="2025-12-18T12:25:00Z">
              <w:tcPr>
                <w:tcW w:w="1980" w:type="dxa"/>
                <w:tcBorders>
                  <w:top w:val="single" w:sz="4" w:space="0" w:color="000000"/>
                  <w:bottom w:val="single" w:sz="4" w:space="0" w:color="000000"/>
                  <w:right w:val="single" w:sz="4" w:space="0" w:color="000000"/>
                </w:tcBorders>
              </w:tcPr>
            </w:tcPrChange>
          </w:tcPr>
          <w:p w14:paraId="6A57D526" w14:textId="77777777" w:rsidR="00DB6ED5" w:rsidRPr="005A4A5E" w:rsidRDefault="00DB6ED5" w:rsidP="005A4A5E">
            <w:pPr>
              <w:suppressAutoHyphens/>
              <w:autoSpaceDN w:val="0"/>
              <w:spacing w:after="160" w:line="240" w:lineRule="auto"/>
              <w:jc w:val="both"/>
              <w:textAlignment w:val="baseline"/>
              <w:rPr>
                <w:rFonts w:asciiTheme="majorHAnsi" w:hAnsiTheme="majorHAnsi"/>
                <w:b/>
                <w:bCs/>
                <w:sz w:val="20"/>
                <w:szCs w:val="20"/>
              </w:rPr>
            </w:pPr>
            <w:r w:rsidRPr="005A4A5E">
              <w:rPr>
                <w:rFonts w:asciiTheme="majorHAnsi" w:hAnsiTheme="majorHAnsi" w:cs="Arial"/>
                <w:b/>
                <w:bCs/>
                <w:sz w:val="20"/>
                <w:szCs w:val="20"/>
              </w:rPr>
              <w:t xml:space="preserve">Activity 6: </w:t>
            </w:r>
            <w:bookmarkStart w:id="172" w:name="_Hlk214436549"/>
            <w:r w:rsidRPr="005A4A5E">
              <w:rPr>
                <w:rFonts w:asciiTheme="majorHAnsi" w:hAnsiTheme="majorHAnsi"/>
                <w:b/>
                <w:bCs/>
                <w:sz w:val="20"/>
                <w:szCs w:val="20"/>
              </w:rPr>
              <w:t>Completion and Submission of the National Fisheries Stock Assessment Strategy by TAFIRI</w:t>
            </w:r>
          </w:p>
          <w:bookmarkEnd w:id="172"/>
          <w:p w14:paraId="13F3660E" w14:textId="4699158E" w:rsidR="00DB6ED5" w:rsidRPr="005A4A5E" w:rsidRDefault="00DB6ED5" w:rsidP="005A4A5E">
            <w:pPr>
              <w:suppressAutoHyphens/>
              <w:autoSpaceDN w:val="0"/>
              <w:spacing w:after="160" w:line="240" w:lineRule="auto"/>
              <w:jc w:val="both"/>
              <w:textAlignment w:val="baseline"/>
              <w:rPr>
                <w:rFonts w:asciiTheme="majorHAnsi" w:hAnsiTheme="majorHAnsi" w:cs="Arial"/>
                <w:b/>
                <w:bCs/>
                <w:sz w:val="20"/>
                <w:szCs w:val="20"/>
              </w:rPr>
            </w:pPr>
          </w:p>
        </w:tc>
        <w:tc>
          <w:tcPr>
            <w:tcW w:w="7290" w:type="dxa"/>
            <w:tcBorders>
              <w:top w:val="single" w:sz="4" w:space="0" w:color="000000"/>
              <w:left w:val="single" w:sz="4" w:space="0" w:color="000000"/>
              <w:bottom w:val="single" w:sz="4" w:space="0" w:color="000000"/>
            </w:tcBorders>
            <w:tcPrChange w:id="173" w:author="Admin" w:date="2025-12-18T15:25:00Z" w16du:dateUtc="2025-12-18T12:25:00Z">
              <w:tcPr>
                <w:tcW w:w="6930" w:type="dxa"/>
                <w:tcBorders>
                  <w:top w:val="single" w:sz="4" w:space="0" w:color="000000"/>
                  <w:left w:val="single" w:sz="4" w:space="0" w:color="000000"/>
                  <w:bottom w:val="single" w:sz="4" w:space="0" w:color="000000"/>
                </w:tcBorders>
              </w:tcPr>
            </w:tcPrChange>
          </w:tcPr>
          <w:p w14:paraId="7B9EF2E9" w14:textId="184C5DA6" w:rsidR="00DB6ED5" w:rsidRPr="005A4A5E" w:rsidRDefault="007572A2" w:rsidP="005A4A5E">
            <w:pPr>
              <w:tabs>
                <w:tab w:val="left" w:pos="4680"/>
              </w:tabs>
              <w:jc w:val="both"/>
              <w:rPr>
                <w:rFonts w:asciiTheme="majorHAnsi" w:hAnsiTheme="majorHAnsi" w:cs="Arial"/>
                <w:sz w:val="20"/>
                <w:szCs w:val="20"/>
              </w:rPr>
            </w:pPr>
            <w:r>
              <w:rPr>
                <w:rFonts w:asciiTheme="majorHAnsi" w:hAnsiTheme="majorHAnsi" w:cs="Arial"/>
                <w:sz w:val="20"/>
                <w:szCs w:val="20"/>
              </w:rPr>
              <w:t>Note done</w:t>
            </w:r>
          </w:p>
        </w:tc>
        <w:tc>
          <w:tcPr>
            <w:tcW w:w="2398" w:type="dxa"/>
            <w:tcBorders>
              <w:top w:val="single" w:sz="4" w:space="0" w:color="000000"/>
              <w:bottom w:val="single" w:sz="4" w:space="0" w:color="000000"/>
            </w:tcBorders>
            <w:tcPrChange w:id="174" w:author="Admin" w:date="2025-12-18T15:25:00Z" w16du:dateUtc="2025-12-18T12:25:00Z">
              <w:tcPr>
                <w:tcW w:w="2758" w:type="dxa"/>
                <w:gridSpan w:val="2"/>
                <w:tcBorders>
                  <w:top w:val="single" w:sz="4" w:space="0" w:color="000000"/>
                  <w:bottom w:val="single" w:sz="4" w:space="0" w:color="000000"/>
                </w:tcBorders>
              </w:tcPr>
            </w:tcPrChange>
          </w:tcPr>
          <w:p w14:paraId="1BD9CDF5" w14:textId="4B8F7094" w:rsidR="00DB6ED5" w:rsidRPr="005A4A5E" w:rsidRDefault="00DB6ED5" w:rsidP="005A4A5E">
            <w:pPr>
              <w:pStyle w:val="NormalWeb"/>
              <w:spacing w:before="0" w:beforeAutospacing="0" w:after="0" w:afterAutospacing="0"/>
              <w:jc w:val="both"/>
              <w:rPr>
                <w:rFonts w:asciiTheme="majorHAnsi" w:hAnsiTheme="majorHAnsi" w:cs="Arial"/>
                <w:sz w:val="20"/>
                <w:szCs w:val="20"/>
              </w:rPr>
            </w:pPr>
            <w:r w:rsidRPr="005A4A5E">
              <w:rPr>
                <w:rFonts w:asciiTheme="majorHAnsi" w:hAnsiTheme="majorHAnsi" w:cs="Arial"/>
                <w:sz w:val="20"/>
                <w:szCs w:val="20"/>
              </w:rPr>
              <w:t xml:space="preserve">Ongoing </w:t>
            </w:r>
          </w:p>
        </w:tc>
      </w:tr>
    </w:tbl>
    <w:p w14:paraId="5A5E5308" w14:textId="77777777" w:rsidR="005A4A5E" w:rsidRPr="005A4A5E" w:rsidRDefault="005A4A5E" w:rsidP="005A4A5E">
      <w:pPr>
        <w:pStyle w:val="Heading1"/>
        <w:jc w:val="both"/>
      </w:pPr>
    </w:p>
    <w:p w14:paraId="0992D5DD" w14:textId="77777777" w:rsidR="005A4A5E" w:rsidRPr="005A4A5E" w:rsidRDefault="005A4A5E" w:rsidP="005A4A5E">
      <w:pPr>
        <w:spacing w:after="160" w:line="278" w:lineRule="auto"/>
        <w:jc w:val="both"/>
        <w:rPr>
          <w:rFonts w:asciiTheme="majorHAnsi" w:eastAsiaTheme="majorEastAsia" w:hAnsiTheme="majorHAnsi" w:cstheme="majorBidi"/>
          <w:color w:val="0F4761" w:themeColor="accent1" w:themeShade="BF"/>
          <w:sz w:val="40"/>
          <w:szCs w:val="40"/>
        </w:rPr>
      </w:pPr>
      <w:r w:rsidRPr="005A4A5E">
        <w:rPr>
          <w:rFonts w:asciiTheme="majorHAnsi" w:hAnsiTheme="majorHAnsi"/>
        </w:rPr>
        <w:br w:type="page"/>
      </w:r>
    </w:p>
    <w:p w14:paraId="02E64A48" w14:textId="3C68674B" w:rsidR="005A4A5E" w:rsidRPr="005A4A5E" w:rsidRDefault="006B684C" w:rsidP="005A4A5E">
      <w:pPr>
        <w:pStyle w:val="Heading1"/>
        <w:numPr>
          <w:ilvl w:val="0"/>
          <w:numId w:val="25"/>
        </w:numPr>
        <w:jc w:val="both"/>
      </w:pPr>
      <w:bookmarkStart w:id="175" w:name="_Toc216780868"/>
      <w:r w:rsidRPr="005A4A5E">
        <w:lastRenderedPageBreak/>
        <w:t>Project Implementation</w:t>
      </w:r>
      <w:bookmarkEnd w:id="175"/>
    </w:p>
    <w:p w14:paraId="44444ACA" w14:textId="7231FDE6" w:rsidR="006B684C" w:rsidRPr="005A4A5E" w:rsidRDefault="006B684C" w:rsidP="005A4A5E">
      <w:pPr>
        <w:pStyle w:val="Heading1"/>
        <w:jc w:val="both"/>
      </w:pPr>
      <w:r w:rsidRPr="005A4A5E">
        <w:t xml:space="preserve"> </w:t>
      </w:r>
    </w:p>
    <w:p w14:paraId="0AF60CB0" w14:textId="38B74B40" w:rsidR="006B684C" w:rsidRPr="005A4A5E" w:rsidRDefault="006B684C" w:rsidP="005A4A5E">
      <w:pPr>
        <w:pStyle w:val="Heading1"/>
        <w:numPr>
          <w:ilvl w:val="0"/>
          <w:numId w:val="25"/>
        </w:numPr>
        <w:jc w:val="both"/>
      </w:pPr>
      <w:bookmarkStart w:id="176" w:name="_Toc216780869"/>
      <w:r w:rsidRPr="005A4A5E">
        <w:t>Other Activities implemented.</w:t>
      </w:r>
      <w:bookmarkEnd w:id="176"/>
    </w:p>
    <w:p w14:paraId="78ED3D26" w14:textId="0A9BF577" w:rsidR="006B684C" w:rsidRPr="005A4A5E" w:rsidRDefault="00BA3E0E" w:rsidP="005A4A5E">
      <w:pPr>
        <w:tabs>
          <w:tab w:val="left" w:pos="1840"/>
          <w:tab w:val="left" w:pos="1841"/>
        </w:tabs>
        <w:spacing w:after="0" w:line="240" w:lineRule="auto"/>
        <w:ind w:right="1038"/>
        <w:jc w:val="both"/>
        <w:rPr>
          <w:rFonts w:asciiTheme="majorHAnsi" w:hAnsiTheme="majorHAnsi" w:cs="Arial"/>
          <w:b/>
          <w:sz w:val="20"/>
          <w:szCs w:val="20"/>
        </w:rPr>
      </w:pPr>
      <w:r w:rsidRPr="005A4A5E">
        <w:rPr>
          <w:rFonts w:asciiTheme="majorHAnsi" w:hAnsiTheme="majorHAnsi" w:cs="Arial"/>
          <w:b/>
          <w:sz w:val="20"/>
          <w:szCs w:val="20"/>
        </w:rPr>
        <w:t xml:space="preserve">Activity 1: </w:t>
      </w:r>
    </w:p>
    <w:p w14:paraId="414DB038" w14:textId="4A313BDC" w:rsidR="00BA3E0E" w:rsidRPr="005A4A5E" w:rsidRDefault="00BA3E0E" w:rsidP="005A4A5E">
      <w:pPr>
        <w:tabs>
          <w:tab w:val="left" w:pos="1840"/>
          <w:tab w:val="left" w:pos="1841"/>
        </w:tabs>
        <w:spacing w:after="0" w:line="240" w:lineRule="auto"/>
        <w:ind w:right="1038"/>
        <w:jc w:val="both"/>
        <w:rPr>
          <w:rFonts w:asciiTheme="majorHAnsi" w:hAnsiTheme="majorHAnsi" w:cs="Arial"/>
          <w:b/>
          <w:sz w:val="20"/>
          <w:szCs w:val="20"/>
        </w:rPr>
      </w:pPr>
      <w:r w:rsidRPr="005A4A5E">
        <w:rPr>
          <w:rFonts w:asciiTheme="majorHAnsi" w:hAnsiTheme="majorHAnsi" w:cs="Arial"/>
          <w:b/>
          <w:sz w:val="20"/>
          <w:szCs w:val="20"/>
        </w:rPr>
        <w:t xml:space="preserve">Activity 2: </w:t>
      </w:r>
    </w:p>
    <w:p w14:paraId="64DA9838" w14:textId="19A60E69" w:rsidR="00BA3E0E" w:rsidRPr="005A4A5E" w:rsidRDefault="00BA3E0E" w:rsidP="005A4A5E">
      <w:pPr>
        <w:tabs>
          <w:tab w:val="left" w:pos="1840"/>
          <w:tab w:val="left" w:pos="1841"/>
        </w:tabs>
        <w:spacing w:after="0" w:line="240" w:lineRule="auto"/>
        <w:ind w:right="1038"/>
        <w:jc w:val="both"/>
        <w:rPr>
          <w:rFonts w:asciiTheme="majorHAnsi" w:hAnsiTheme="majorHAnsi" w:cs="Arial"/>
          <w:b/>
          <w:sz w:val="20"/>
          <w:szCs w:val="20"/>
        </w:rPr>
      </w:pPr>
      <w:r w:rsidRPr="005A4A5E">
        <w:rPr>
          <w:rFonts w:asciiTheme="majorHAnsi" w:hAnsiTheme="majorHAnsi" w:cs="Arial"/>
          <w:b/>
          <w:sz w:val="20"/>
          <w:szCs w:val="20"/>
        </w:rPr>
        <w:t xml:space="preserve">Activity 3; </w:t>
      </w:r>
    </w:p>
    <w:p w14:paraId="404FD84F" w14:textId="6123390E" w:rsidR="006B684C" w:rsidRPr="005A4A5E" w:rsidRDefault="006B684C" w:rsidP="005A4A5E">
      <w:pPr>
        <w:spacing w:after="0" w:line="240" w:lineRule="auto"/>
        <w:jc w:val="both"/>
        <w:rPr>
          <w:rFonts w:asciiTheme="majorHAnsi" w:hAnsiTheme="majorHAnsi" w:cs="Arial"/>
          <w:b/>
          <w:sz w:val="20"/>
          <w:szCs w:val="20"/>
        </w:rPr>
      </w:pPr>
      <w:r w:rsidRPr="005A4A5E">
        <w:rPr>
          <w:rFonts w:asciiTheme="majorHAnsi" w:hAnsiTheme="majorHAnsi" w:cs="Arial"/>
          <w:b/>
          <w:sz w:val="20"/>
          <w:szCs w:val="20"/>
        </w:rPr>
        <w:t>Other project activities</w:t>
      </w:r>
    </w:p>
    <w:p w14:paraId="74891DCB" w14:textId="77777777" w:rsidR="005A4A5E" w:rsidRPr="005A4A5E" w:rsidRDefault="005A4A5E" w:rsidP="005A4A5E">
      <w:pPr>
        <w:spacing w:after="0" w:line="240" w:lineRule="auto"/>
        <w:jc w:val="both"/>
        <w:rPr>
          <w:rFonts w:asciiTheme="majorHAnsi" w:hAnsiTheme="majorHAnsi" w:cs="Arial"/>
          <w:b/>
          <w:sz w:val="20"/>
          <w:szCs w:val="20"/>
        </w:rPr>
      </w:pPr>
    </w:p>
    <w:p w14:paraId="522A3221" w14:textId="3B165B5B" w:rsidR="006B684C" w:rsidRPr="005A4A5E" w:rsidRDefault="006B684C" w:rsidP="00DB3046">
      <w:pPr>
        <w:pStyle w:val="Heading1"/>
        <w:numPr>
          <w:ilvl w:val="0"/>
          <w:numId w:val="25"/>
        </w:numPr>
        <w:shd w:val="clear" w:color="auto" w:fill="C1E4F5" w:themeFill="accent1" w:themeFillTint="33"/>
        <w:jc w:val="both"/>
      </w:pPr>
      <w:bookmarkStart w:id="177" w:name="_Toc216780870"/>
      <w:r w:rsidRPr="005A4A5E">
        <w:t>Problems</w:t>
      </w:r>
      <w:r w:rsidRPr="005A4A5E">
        <w:rPr>
          <w:spacing w:val="-10"/>
        </w:rPr>
        <w:t xml:space="preserve"> </w:t>
      </w:r>
      <w:r w:rsidRPr="005A4A5E">
        <w:t>encountered</w:t>
      </w:r>
      <w:bookmarkEnd w:id="177"/>
    </w:p>
    <w:p w14:paraId="641ADE80" w14:textId="47558F4A" w:rsidR="005A4A5E" w:rsidRPr="00E52012" w:rsidRDefault="005A4A5E" w:rsidP="00DB3046">
      <w:pPr>
        <w:pStyle w:val="ListParagraph"/>
        <w:numPr>
          <w:ilvl w:val="0"/>
          <w:numId w:val="29"/>
        </w:numPr>
        <w:shd w:val="clear" w:color="auto" w:fill="C1E4F5" w:themeFill="accent1" w:themeFillTint="33"/>
        <w:jc w:val="both"/>
        <w:rPr>
          <w:rFonts w:asciiTheme="majorHAnsi" w:eastAsia="Arial" w:hAnsiTheme="majorHAnsi"/>
          <w:bCs/>
          <w:iCs/>
          <w:sz w:val="24"/>
          <w:szCs w:val="24"/>
        </w:rPr>
      </w:pPr>
      <w:r w:rsidRPr="00E52012">
        <w:rPr>
          <w:rFonts w:asciiTheme="majorHAnsi" w:eastAsia="Arial" w:hAnsiTheme="majorHAnsi"/>
          <w:bCs/>
          <w:iCs/>
          <w:sz w:val="20"/>
          <w:szCs w:val="20"/>
        </w:rPr>
        <w:t xml:space="preserve">The main challenge encountered related to the issuance of visas for participants, which were granted at different times, with some participants obtaining visas on arrival in Tanzania. TAFIRI ensured that all </w:t>
      </w:r>
      <w:r w:rsidRPr="00E52012">
        <w:rPr>
          <w:rFonts w:asciiTheme="majorHAnsi" w:eastAsia="Arial" w:hAnsiTheme="majorHAnsi"/>
          <w:bCs/>
          <w:iCs/>
          <w:sz w:val="24"/>
          <w:szCs w:val="24"/>
        </w:rPr>
        <w:t>participants ultimately received their visas</w:t>
      </w:r>
      <w:ins w:id="178" w:author="Admin" w:date="2025-12-18T16:12:00Z" w16du:dateUtc="2025-12-18T13:12:00Z">
        <w:r w:rsidR="009F11F6">
          <w:rPr>
            <w:rFonts w:asciiTheme="majorHAnsi" w:eastAsia="Arial" w:hAnsiTheme="majorHAnsi"/>
            <w:bCs/>
            <w:iCs/>
            <w:sz w:val="24"/>
            <w:szCs w:val="24"/>
          </w:rPr>
          <w:t xml:space="preserve"> and could attend the </w:t>
        </w:r>
        <w:r w:rsidR="00DF5F51">
          <w:rPr>
            <w:rFonts w:asciiTheme="majorHAnsi" w:eastAsia="Arial" w:hAnsiTheme="majorHAnsi"/>
            <w:bCs/>
            <w:iCs/>
            <w:sz w:val="24"/>
            <w:szCs w:val="24"/>
          </w:rPr>
          <w:t>course uninterrupted</w:t>
        </w:r>
      </w:ins>
      <w:ins w:id="179" w:author="Admin" w:date="2025-12-18T16:13:00Z" w16du:dateUtc="2025-12-18T13:13:00Z">
        <w:r w:rsidR="00DF5F51">
          <w:rPr>
            <w:rFonts w:asciiTheme="majorHAnsi" w:eastAsia="Arial" w:hAnsiTheme="majorHAnsi"/>
            <w:bCs/>
            <w:iCs/>
            <w:sz w:val="24"/>
            <w:szCs w:val="24"/>
          </w:rPr>
          <w:t>.</w:t>
        </w:r>
      </w:ins>
      <w:del w:id="180" w:author="Admin" w:date="2025-12-18T16:12:00Z" w16du:dateUtc="2025-12-18T13:12:00Z">
        <w:r w:rsidRPr="00E52012" w:rsidDel="009F11F6">
          <w:rPr>
            <w:rFonts w:asciiTheme="majorHAnsi" w:eastAsia="Arial" w:hAnsiTheme="majorHAnsi"/>
            <w:bCs/>
            <w:iCs/>
            <w:sz w:val="24"/>
            <w:szCs w:val="24"/>
          </w:rPr>
          <w:delText>.</w:delText>
        </w:r>
      </w:del>
    </w:p>
    <w:p w14:paraId="00D64D31" w14:textId="77777777" w:rsidR="00E52012" w:rsidRPr="00E52012" w:rsidRDefault="00E52012" w:rsidP="00DB3046">
      <w:pPr>
        <w:pStyle w:val="NormalWeb"/>
        <w:numPr>
          <w:ilvl w:val="0"/>
          <w:numId w:val="29"/>
        </w:numPr>
        <w:shd w:val="clear" w:color="auto" w:fill="C1E4F5" w:themeFill="accent1" w:themeFillTint="33"/>
        <w:rPr>
          <w:rFonts w:asciiTheme="majorHAnsi" w:hAnsiTheme="majorHAnsi"/>
        </w:rPr>
      </w:pPr>
      <w:r w:rsidRPr="00E52012">
        <w:rPr>
          <w:rFonts w:asciiTheme="majorHAnsi" w:hAnsiTheme="majorHAnsi"/>
        </w:rPr>
        <w:t>The delay in advance payments posed a challenge to project implementation, as several service providers required upfront payment before delivering their services.</w:t>
      </w:r>
    </w:p>
    <w:p w14:paraId="0BE5B875" w14:textId="77777777" w:rsidR="00E52012" w:rsidRPr="00E52012" w:rsidRDefault="00E52012" w:rsidP="00E52012">
      <w:pPr>
        <w:pStyle w:val="ListParagraph"/>
        <w:jc w:val="both"/>
        <w:rPr>
          <w:rFonts w:asciiTheme="majorHAnsi" w:eastAsia="Arial" w:hAnsiTheme="majorHAnsi"/>
          <w:bCs/>
          <w:iCs/>
          <w:sz w:val="20"/>
          <w:szCs w:val="20"/>
        </w:rPr>
      </w:pPr>
    </w:p>
    <w:p w14:paraId="2F1648CA" w14:textId="45C3FDD1" w:rsidR="006B684C" w:rsidRPr="005A4A5E" w:rsidRDefault="006B684C" w:rsidP="005A4A5E">
      <w:pPr>
        <w:pStyle w:val="Heading1"/>
        <w:numPr>
          <w:ilvl w:val="0"/>
          <w:numId w:val="25"/>
        </w:numPr>
        <w:jc w:val="both"/>
      </w:pPr>
      <w:bookmarkStart w:id="181" w:name="_Toc216780871"/>
      <w:r w:rsidRPr="005A4A5E">
        <w:t>COVID-19 prevention and control measures</w:t>
      </w:r>
      <w:bookmarkEnd w:id="181"/>
      <w:r w:rsidRPr="005A4A5E">
        <w:t xml:space="preserve"> </w:t>
      </w:r>
    </w:p>
    <w:p w14:paraId="04F3317F" w14:textId="15F6F4BB" w:rsidR="006B684C" w:rsidRPr="005A4A5E" w:rsidRDefault="006B684C" w:rsidP="005A4A5E">
      <w:pPr>
        <w:autoSpaceDE w:val="0"/>
        <w:autoSpaceDN w:val="0"/>
        <w:adjustRightInd w:val="0"/>
        <w:spacing w:after="0" w:line="240" w:lineRule="auto"/>
        <w:jc w:val="both"/>
        <w:rPr>
          <w:rFonts w:asciiTheme="majorHAnsi" w:hAnsiTheme="majorHAnsi" w:cs="Arial"/>
          <w:sz w:val="20"/>
          <w:szCs w:val="20"/>
        </w:rPr>
      </w:pPr>
      <w:r w:rsidRPr="005A4A5E">
        <w:rPr>
          <w:rFonts w:asciiTheme="majorHAnsi" w:hAnsiTheme="majorHAnsi" w:cs="Arial"/>
          <w:sz w:val="20"/>
          <w:szCs w:val="20"/>
        </w:rPr>
        <w:t xml:space="preserve">The project team completed a training session for workshop participants to learn how to prevent and mitigate covid 19 at workplace and </w:t>
      </w:r>
      <w:del w:id="182" w:author="Admin" w:date="2025-12-18T16:17:00Z" w16du:dateUtc="2025-12-18T13:17:00Z">
        <w:r w:rsidRPr="005A4A5E" w:rsidDel="00F27B0E">
          <w:rPr>
            <w:rFonts w:asciiTheme="majorHAnsi" w:hAnsiTheme="majorHAnsi" w:cs="Arial"/>
            <w:sz w:val="20"/>
            <w:szCs w:val="20"/>
          </w:rPr>
          <w:delText xml:space="preserve">even </w:delText>
        </w:r>
      </w:del>
      <w:r w:rsidRPr="005A4A5E">
        <w:rPr>
          <w:rFonts w:asciiTheme="majorHAnsi" w:hAnsiTheme="majorHAnsi" w:cs="Arial"/>
          <w:sz w:val="20"/>
          <w:szCs w:val="20"/>
        </w:rPr>
        <w:t xml:space="preserve">other places. Also, they have gained some information related to transmission of SARS-CoV-2, the virus that causes COVID-19, which has occurred in a wide range of workplaces outside of healthcare facilities. Participants </w:t>
      </w:r>
      <w:del w:id="183" w:author="Admin" w:date="2025-12-18T16:17:00Z" w16du:dateUtc="2025-12-18T13:17:00Z">
        <w:r w:rsidRPr="005A4A5E" w:rsidDel="00A77C58">
          <w:rPr>
            <w:rFonts w:asciiTheme="majorHAnsi" w:hAnsiTheme="majorHAnsi" w:cs="Arial"/>
            <w:sz w:val="20"/>
            <w:szCs w:val="20"/>
          </w:rPr>
          <w:delText xml:space="preserve">were </w:delText>
        </w:r>
      </w:del>
      <w:r w:rsidRPr="005A4A5E">
        <w:rPr>
          <w:rFonts w:asciiTheme="majorHAnsi" w:hAnsiTheme="majorHAnsi" w:cs="Arial"/>
          <w:sz w:val="20"/>
          <w:szCs w:val="20"/>
        </w:rPr>
        <w:t xml:space="preserve">learnt Policies aimed at protecting workers </w:t>
      </w:r>
      <w:del w:id="184" w:author="Admin" w:date="2025-12-18T16:18:00Z" w16du:dateUtc="2025-12-18T13:18:00Z">
        <w:r w:rsidRPr="005A4A5E" w:rsidDel="00A77C58">
          <w:rPr>
            <w:rFonts w:asciiTheme="majorHAnsi" w:hAnsiTheme="majorHAnsi" w:cs="Arial"/>
            <w:sz w:val="20"/>
            <w:szCs w:val="20"/>
          </w:rPr>
          <w:delText xml:space="preserve">serve </w:delText>
        </w:r>
      </w:del>
      <w:r w:rsidRPr="005A4A5E">
        <w:rPr>
          <w:rFonts w:asciiTheme="majorHAnsi" w:hAnsiTheme="majorHAnsi" w:cs="Arial"/>
          <w:sz w:val="20"/>
          <w:szCs w:val="20"/>
        </w:rPr>
        <w:t>to help prevent community transmission of the virus and protect national economies by maintaining open and safe workplaces.</w:t>
      </w:r>
    </w:p>
    <w:p w14:paraId="00BE8CE3" w14:textId="77777777" w:rsidR="006B684C" w:rsidRPr="005A4A5E" w:rsidRDefault="006B684C" w:rsidP="005A4A5E">
      <w:pPr>
        <w:autoSpaceDE w:val="0"/>
        <w:autoSpaceDN w:val="0"/>
        <w:adjustRightInd w:val="0"/>
        <w:spacing w:after="0" w:line="240" w:lineRule="auto"/>
        <w:jc w:val="both"/>
        <w:rPr>
          <w:rFonts w:asciiTheme="majorHAnsi" w:hAnsiTheme="majorHAnsi" w:cs="Arial"/>
          <w:sz w:val="20"/>
          <w:szCs w:val="20"/>
        </w:rPr>
      </w:pPr>
    </w:p>
    <w:p w14:paraId="292F9956" w14:textId="77777777" w:rsidR="006B684C" w:rsidRPr="005A4A5E" w:rsidRDefault="006B684C" w:rsidP="005A4A5E">
      <w:pPr>
        <w:autoSpaceDE w:val="0"/>
        <w:autoSpaceDN w:val="0"/>
        <w:adjustRightInd w:val="0"/>
        <w:spacing w:after="0" w:line="240" w:lineRule="auto"/>
        <w:jc w:val="both"/>
        <w:rPr>
          <w:rFonts w:asciiTheme="majorHAnsi" w:hAnsiTheme="majorHAnsi" w:cs="Arial"/>
          <w:color w:val="000000"/>
          <w:sz w:val="20"/>
          <w:szCs w:val="20"/>
        </w:rPr>
      </w:pPr>
    </w:p>
    <w:p w14:paraId="221A4CEA" w14:textId="27DC7ED7" w:rsidR="006B684C" w:rsidRPr="005A4A5E" w:rsidRDefault="006B684C" w:rsidP="005A4A5E">
      <w:pPr>
        <w:pStyle w:val="Heading1"/>
        <w:numPr>
          <w:ilvl w:val="0"/>
          <w:numId w:val="25"/>
        </w:numPr>
        <w:jc w:val="both"/>
      </w:pPr>
      <w:bookmarkStart w:id="185" w:name="_Toc216780872"/>
      <w:r w:rsidRPr="005A4A5E">
        <w:t>Commitments on Accountability to Affected Population (AAP) Session</w:t>
      </w:r>
      <w:bookmarkEnd w:id="185"/>
      <w:r w:rsidRPr="005A4A5E">
        <w:t xml:space="preserve"> </w:t>
      </w:r>
    </w:p>
    <w:p w14:paraId="660575B9" w14:textId="77777777" w:rsidR="006B684C" w:rsidRPr="005A4A5E" w:rsidRDefault="006B684C" w:rsidP="005A4A5E">
      <w:pPr>
        <w:contextualSpacing/>
        <w:jc w:val="both"/>
        <w:rPr>
          <w:rFonts w:asciiTheme="majorHAnsi" w:hAnsiTheme="majorHAnsi" w:cs="Arial"/>
          <w:sz w:val="20"/>
          <w:szCs w:val="20"/>
        </w:rPr>
      </w:pPr>
      <w:r w:rsidRPr="005A4A5E">
        <w:rPr>
          <w:rFonts w:asciiTheme="majorHAnsi" w:hAnsiTheme="majorHAnsi" w:cs="Arial"/>
          <w:sz w:val="20"/>
          <w:szCs w:val="20"/>
        </w:rPr>
        <w:t xml:space="preserve">Throughout the workshop period, the project staff held a session that focused on the commitments to the affected population. </w:t>
      </w:r>
    </w:p>
    <w:p w14:paraId="7A82320D" w14:textId="77777777" w:rsidR="006B684C" w:rsidRPr="005A4A5E" w:rsidRDefault="006B684C" w:rsidP="005A4A5E">
      <w:pPr>
        <w:contextualSpacing/>
        <w:jc w:val="both"/>
        <w:rPr>
          <w:rFonts w:asciiTheme="majorHAnsi" w:eastAsia="Times New Roman" w:hAnsiTheme="majorHAnsi" w:cs="Arial"/>
          <w:sz w:val="20"/>
          <w:szCs w:val="20"/>
        </w:rPr>
      </w:pPr>
      <w:r w:rsidRPr="005A4A5E">
        <w:rPr>
          <w:rFonts w:asciiTheme="majorHAnsi" w:hAnsiTheme="majorHAnsi" w:cs="Arial"/>
          <w:sz w:val="20"/>
          <w:szCs w:val="20"/>
        </w:rPr>
        <w:t>The trainees received hints and were taught about the AAP Policy on Age, Gender, and Diversity (AGD, 2018), specifically core actions 2-5:</w:t>
      </w:r>
    </w:p>
    <w:p w14:paraId="6FC71E32" w14:textId="77777777" w:rsidR="006B684C" w:rsidRPr="005A4A5E" w:rsidRDefault="006B684C" w:rsidP="005A4A5E">
      <w:pPr>
        <w:numPr>
          <w:ilvl w:val="0"/>
          <w:numId w:val="9"/>
        </w:numPr>
        <w:shd w:val="clear" w:color="auto" w:fill="FFFFFF"/>
        <w:spacing w:after="0" w:line="240" w:lineRule="auto"/>
        <w:jc w:val="both"/>
        <w:rPr>
          <w:rFonts w:asciiTheme="majorHAnsi" w:eastAsia="Times New Roman" w:hAnsiTheme="majorHAnsi" w:cs="Arial"/>
          <w:color w:val="000000"/>
          <w:sz w:val="20"/>
          <w:szCs w:val="20"/>
        </w:rPr>
      </w:pPr>
      <w:r w:rsidRPr="005A4A5E">
        <w:rPr>
          <w:rFonts w:asciiTheme="majorHAnsi" w:eastAsia="Times New Roman" w:hAnsiTheme="majorHAnsi" w:cs="Arial"/>
          <w:color w:val="000000"/>
          <w:sz w:val="20"/>
          <w:szCs w:val="20"/>
        </w:rPr>
        <w:t>Participation and inclusion (Core Action 2).</w:t>
      </w:r>
    </w:p>
    <w:p w14:paraId="44DE5F92" w14:textId="77777777" w:rsidR="006B684C" w:rsidRPr="005A4A5E" w:rsidRDefault="006B684C" w:rsidP="005A4A5E">
      <w:pPr>
        <w:numPr>
          <w:ilvl w:val="0"/>
          <w:numId w:val="9"/>
        </w:numPr>
        <w:shd w:val="clear" w:color="auto" w:fill="FFFFFF"/>
        <w:spacing w:before="100" w:beforeAutospacing="1" w:after="0" w:line="240" w:lineRule="auto"/>
        <w:jc w:val="both"/>
        <w:rPr>
          <w:rFonts w:asciiTheme="majorHAnsi" w:eastAsia="Times New Roman" w:hAnsiTheme="majorHAnsi" w:cs="Arial"/>
          <w:color w:val="000000"/>
          <w:sz w:val="20"/>
          <w:szCs w:val="20"/>
        </w:rPr>
      </w:pPr>
      <w:r w:rsidRPr="005A4A5E">
        <w:rPr>
          <w:rFonts w:asciiTheme="majorHAnsi" w:eastAsia="Times New Roman" w:hAnsiTheme="majorHAnsi" w:cs="Arial"/>
          <w:color w:val="000000"/>
          <w:sz w:val="20"/>
          <w:szCs w:val="20"/>
        </w:rPr>
        <w:t>Communication and transparency (Core Action 3).</w:t>
      </w:r>
    </w:p>
    <w:p w14:paraId="2205442D" w14:textId="77777777" w:rsidR="006B684C" w:rsidRPr="005A4A5E" w:rsidRDefault="006B684C" w:rsidP="005A4A5E">
      <w:pPr>
        <w:numPr>
          <w:ilvl w:val="0"/>
          <w:numId w:val="9"/>
        </w:numPr>
        <w:shd w:val="clear" w:color="auto" w:fill="FFFFFF"/>
        <w:spacing w:before="100" w:beforeAutospacing="1" w:after="0" w:line="240" w:lineRule="auto"/>
        <w:jc w:val="both"/>
        <w:rPr>
          <w:rFonts w:asciiTheme="majorHAnsi" w:eastAsia="Times New Roman" w:hAnsiTheme="majorHAnsi" w:cs="Arial"/>
          <w:color w:val="000000"/>
          <w:sz w:val="20"/>
          <w:szCs w:val="20"/>
        </w:rPr>
      </w:pPr>
      <w:r w:rsidRPr="005A4A5E">
        <w:rPr>
          <w:rFonts w:asciiTheme="majorHAnsi" w:eastAsia="Times New Roman" w:hAnsiTheme="majorHAnsi" w:cs="Arial"/>
          <w:color w:val="000000"/>
          <w:sz w:val="20"/>
          <w:szCs w:val="20"/>
        </w:rPr>
        <w:lastRenderedPageBreak/>
        <w:t>Feedback and response (Core Action 4).</w:t>
      </w:r>
    </w:p>
    <w:p w14:paraId="3F15278C" w14:textId="77777777" w:rsidR="006B684C" w:rsidRPr="005A4A5E" w:rsidRDefault="006B684C" w:rsidP="005A4A5E">
      <w:pPr>
        <w:numPr>
          <w:ilvl w:val="0"/>
          <w:numId w:val="9"/>
        </w:numPr>
        <w:shd w:val="clear" w:color="auto" w:fill="FFFFFF"/>
        <w:spacing w:before="100" w:beforeAutospacing="1" w:after="0" w:line="240" w:lineRule="auto"/>
        <w:jc w:val="both"/>
        <w:rPr>
          <w:rFonts w:asciiTheme="majorHAnsi" w:eastAsia="Times New Roman" w:hAnsiTheme="majorHAnsi" w:cs="Arial"/>
          <w:color w:val="000000"/>
          <w:sz w:val="20"/>
          <w:szCs w:val="20"/>
        </w:rPr>
      </w:pPr>
      <w:r w:rsidRPr="005A4A5E">
        <w:rPr>
          <w:rFonts w:asciiTheme="majorHAnsi" w:eastAsia="Times New Roman" w:hAnsiTheme="majorHAnsi" w:cs="Arial"/>
          <w:color w:val="000000"/>
          <w:sz w:val="20"/>
          <w:szCs w:val="20"/>
        </w:rPr>
        <w:t>Organizational learning and adaptation (Core Action 5).</w:t>
      </w:r>
    </w:p>
    <w:p w14:paraId="299AFE5A" w14:textId="77777777" w:rsidR="006B684C" w:rsidRPr="005A4A5E" w:rsidRDefault="006B684C" w:rsidP="005A4A5E">
      <w:pPr>
        <w:shd w:val="clear" w:color="auto" w:fill="FFFFFF"/>
        <w:spacing w:before="100" w:beforeAutospacing="1" w:after="0" w:line="240" w:lineRule="auto"/>
        <w:ind w:left="360"/>
        <w:jc w:val="both"/>
        <w:rPr>
          <w:rFonts w:asciiTheme="majorHAnsi" w:eastAsia="Times New Roman" w:hAnsiTheme="majorHAnsi" w:cs="Arial"/>
          <w:color w:val="000000"/>
          <w:sz w:val="20"/>
          <w:szCs w:val="20"/>
        </w:rPr>
      </w:pPr>
    </w:p>
    <w:p w14:paraId="3A1C8A07" w14:textId="2DB7E8A1" w:rsidR="006B684C" w:rsidRPr="005A4A5E" w:rsidRDefault="006B684C" w:rsidP="005A4A5E">
      <w:pPr>
        <w:pStyle w:val="Heading1"/>
        <w:numPr>
          <w:ilvl w:val="0"/>
          <w:numId w:val="25"/>
        </w:numPr>
        <w:jc w:val="both"/>
      </w:pPr>
      <w:bookmarkStart w:id="186" w:name="_Toc216780873"/>
      <w:r w:rsidRPr="005A4A5E">
        <w:t>Prevention of Sexual exploitation and Abuse (PSEA)</w:t>
      </w:r>
      <w:bookmarkEnd w:id="186"/>
      <w:r w:rsidRPr="005A4A5E">
        <w:t xml:space="preserve"> </w:t>
      </w:r>
    </w:p>
    <w:p w14:paraId="73E80562" w14:textId="77777777" w:rsidR="006B684C" w:rsidRPr="005A4A5E" w:rsidRDefault="006B684C" w:rsidP="005A4A5E">
      <w:pPr>
        <w:autoSpaceDE w:val="0"/>
        <w:autoSpaceDN w:val="0"/>
        <w:adjustRightInd w:val="0"/>
        <w:spacing w:after="0" w:line="240" w:lineRule="auto"/>
        <w:ind w:left="360"/>
        <w:jc w:val="both"/>
        <w:rPr>
          <w:rFonts w:asciiTheme="majorHAnsi" w:hAnsiTheme="majorHAnsi" w:cs="Arial"/>
          <w:b/>
          <w:bCs/>
          <w:color w:val="000000"/>
          <w:sz w:val="20"/>
          <w:szCs w:val="20"/>
        </w:rPr>
      </w:pPr>
    </w:p>
    <w:p w14:paraId="27236E73" w14:textId="77777777" w:rsidR="006B684C" w:rsidRPr="005A4A5E" w:rsidRDefault="006B684C" w:rsidP="005A4A5E">
      <w:pPr>
        <w:contextualSpacing/>
        <w:jc w:val="both"/>
        <w:rPr>
          <w:rFonts w:asciiTheme="majorHAnsi" w:hAnsiTheme="majorHAnsi" w:cs="Arial"/>
          <w:color w:val="000000"/>
          <w:sz w:val="20"/>
          <w:szCs w:val="20"/>
          <w:shd w:val="clear" w:color="auto" w:fill="FFFFFF"/>
        </w:rPr>
      </w:pPr>
      <w:r w:rsidRPr="005A4A5E">
        <w:rPr>
          <w:rFonts w:asciiTheme="majorHAnsi" w:hAnsiTheme="majorHAnsi" w:cs="Arial"/>
          <w:color w:val="000000"/>
          <w:sz w:val="20"/>
          <w:szCs w:val="20"/>
          <w:shd w:val="clear" w:color="auto" w:fill="FFFFFF"/>
        </w:rPr>
        <w:t>The event participants were received a training session which concerned about  PSEA policies and practices, they were familiar with the  aim PSEA to reduce the risk of, prevent and respond to SEA by UN personnel, NGO partners, or other entities and persons involved in providing humanitarian or development assistance, including government staff, contractors, and community volunteers and workers, to ensure that allegations of SEA are reported and responded to in a timely and appropriate manner, and that victims of SEA are referred to support and assistance needed in line with a victim centered approach</w:t>
      </w:r>
    </w:p>
    <w:p w14:paraId="1550F058" w14:textId="4E77BCAB" w:rsidR="006B684C" w:rsidRPr="005A4A5E" w:rsidRDefault="006B684C" w:rsidP="00DB3046">
      <w:pPr>
        <w:pStyle w:val="Heading1"/>
        <w:numPr>
          <w:ilvl w:val="0"/>
          <w:numId w:val="25"/>
        </w:numPr>
        <w:shd w:val="clear" w:color="auto" w:fill="C1E4F5" w:themeFill="accent1" w:themeFillTint="33"/>
        <w:jc w:val="both"/>
      </w:pPr>
      <w:bookmarkStart w:id="187" w:name="_Toc124111299"/>
      <w:bookmarkStart w:id="188" w:name="_Toc216780874"/>
      <w:r w:rsidRPr="005A4A5E">
        <w:t>Recommendations</w:t>
      </w:r>
      <w:bookmarkEnd w:id="187"/>
      <w:bookmarkEnd w:id="188"/>
      <w:r w:rsidRPr="005A4A5E">
        <w:t xml:space="preserve"> </w:t>
      </w:r>
    </w:p>
    <w:p w14:paraId="5D212D25" w14:textId="77777777" w:rsidR="006B684C" w:rsidRPr="005A4A5E" w:rsidRDefault="006B684C" w:rsidP="00DB3046">
      <w:pPr>
        <w:pStyle w:val="BodyText"/>
        <w:shd w:val="clear" w:color="auto" w:fill="C1E4F5" w:themeFill="accent1" w:themeFillTint="33"/>
        <w:jc w:val="both"/>
        <w:rPr>
          <w:rFonts w:asciiTheme="majorHAnsi" w:hAnsiTheme="majorHAnsi" w:cs="Arial"/>
          <w:b/>
          <w:i/>
        </w:rPr>
      </w:pPr>
    </w:p>
    <w:p w14:paraId="5CCDC1BA" w14:textId="77777777" w:rsidR="006B684C" w:rsidRDefault="006B684C" w:rsidP="00DB3046">
      <w:pPr>
        <w:shd w:val="clear" w:color="auto" w:fill="C1E4F5" w:themeFill="accent1" w:themeFillTint="33"/>
        <w:tabs>
          <w:tab w:val="left" w:pos="1841"/>
        </w:tabs>
        <w:spacing w:after="0" w:line="240" w:lineRule="auto"/>
        <w:ind w:right="1038"/>
        <w:jc w:val="both"/>
        <w:rPr>
          <w:rFonts w:asciiTheme="majorHAnsi" w:hAnsiTheme="majorHAnsi" w:cs="Arial"/>
          <w:sz w:val="24"/>
          <w:szCs w:val="24"/>
        </w:rPr>
      </w:pPr>
      <w:r w:rsidRPr="00AB7633">
        <w:rPr>
          <w:rFonts w:asciiTheme="majorHAnsi" w:hAnsiTheme="majorHAnsi" w:cs="Arial"/>
          <w:sz w:val="24"/>
          <w:szCs w:val="24"/>
        </w:rPr>
        <w:t xml:space="preserve">The following recommendations were forwarded: </w:t>
      </w:r>
    </w:p>
    <w:p w14:paraId="526F9CE8" w14:textId="77777777" w:rsidR="005F6A35" w:rsidRPr="00AB7633" w:rsidRDefault="005F6A35" w:rsidP="00DB3046">
      <w:pPr>
        <w:shd w:val="clear" w:color="auto" w:fill="C1E4F5" w:themeFill="accent1" w:themeFillTint="33"/>
        <w:tabs>
          <w:tab w:val="left" w:pos="1841"/>
        </w:tabs>
        <w:spacing w:after="0" w:line="240" w:lineRule="auto"/>
        <w:ind w:right="1038"/>
        <w:jc w:val="both"/>
        <w:rPr>
          <w:rFonts w:asciiTheme="majorHAnsi" w:hAnsiTheme="majorHAnsi" w:cs="Arial"/>
          <w:sz w:val="24"/>
          <w:szCs w:val="24"/>
        </w:rPr>
      </w:pPr>
    </w:p>
    <w:p w14:paraId="33E44D93" w14:textId="31EE48AD" w:rsidR="0023225F" w:rsidRPr="005F6A35" w:rsidRDefault="0023225F" w:rsidP="00DB3046">
      <w:pPr>
        <w:shd w:val="clear" w:color="auto" w:fill="C1E4F5" w:themeFill="accent1" w:themeFillTint="33"/>
        <w:tabs>
          <w:tab w:val="left" w:pos="1841"/>
        </w:tabs>
        <w:spacing w:after="0" w:line="240" w:lineRule="auto"/>
        <w:ind w:right="1038"/>
        <w:jc w:val="both"/>
        <w:rPr>
          <w:rFonts w:asciiTheme="majorHAnsi" w:hAnsiTheme="majorHAnsi" w:cs="Arial"/>
          <w:b/>
          <w:bCs/>
          <w:sz w:val="24"/>
          <w:szCs w:val="24"/>
        </w:rPr>
      </w:pPr>
      <w:r w:rsidRPr="005F6A35">
        <w:rPr>
          <w:rFonts w:asciiTheme="majorHAnsi" w:hAnsiTheme="majorHAnsi" w:cs="Arial"/>
          <w:b/>
          <w:bCs/>
          <w:sz w:val="24"/>
          <w:szCs w:val="24"/>
        </w:rPr>
        <w:t>Activity 1:</w:t>
      </w:r>
    </w:p>
    <w:p w14:paraId="0F5A5D02" w14:textId="77777777" w:rsidR="00AB7633" w:rsidRPr="00AB7633" w:rsidRDefault="00AB7633" w:rsidP="00DB3046">
      <w:pPr>
        <w:pStyle w:val="ListParagraph"/>
        <w:numPr>
          <w:ilvl w:val="0"/>
          <w:numId w:val="18"/>
        </w:numPr>
        <w:shd w:val="clear" w:color="auto" w:fill="C1E4F5" w:themeFill="accent1" w:themeFillTint="33"/>
        <w:tabs>
          <w:tab w:val="left" w:pos="4680"/>
        </w:tabs>
        <w:jc w:val="both"/>
        <w:rPr>
          <w:rFonts w:asciiTheme="majorHAnsi" w:hAnsiTheme="majorHAnsi" w:cs="Arial"/>
          <w:sz w:val="24"/>
          <w:szCs w:val="24"/>
        </w:rPr>
      </w:pPr>
      <w:r w:rsidRPr="00AB7633">
        <w:rPr>
          <w:rFonts w:asciiTheme="majorHAnsi" w:hAnsiTheme="majorHAnsi" w:cs="Arial"/>
          <w:sz w:val="24"/>
          <w:szCs w:val="24"/>
        </w:rPr>
        <w:t>(1) To maximize learning and skill transfer, a greater portion of training time should be devoted to practical, hands-on sessions. This will better reflect participants’ strong preference for applied learning over purely theoretical content and ensure that trainees gain direct experience in implementing stock assessment methodologies.</w:t>
      </w:r>
    </w:p>
    <w:p w14:paraId="18AEE155" w14:textId="77777777" w:rsidR="00AB7633" w:rsidRPr="00AB7633" w:rsidRDefault="00AB7633" w:rsidP="00DB3046">
      <w:pPr>
        <w:pStyle w:val="ListParagraph"/>
        <w:numPr>
          <w:ilvl w:val="0"/>
          <w:numId w:val="18"/>
        </w:numPr>
        <w:shd w:val="clear" w:color="auto" w:fill="C1E4F5" w:themeFill="accent1" w:themeFillTint="33"/>
        <w:tabs>
          <w:tab w:val="left" w:pos="4680"/>
        </w:tabs>
        <w:jc w:val="both"/>
        <w:rPr>
          <w:rFonts w:asciiTheme="majorHAnsi" w:hAnsiTheme="majorHAnsi"/>
          <w:sz w:val="24"/>
          <w:szCs w:val="24"/>
        </w:rPr>
      </w:pPr>
      <w:r w:rsidRPr="00AB7633">
        <w:rPr>
          <w:rFonts w:asciiTheme="majorHAnsi" w:hAnsiTheme="majorHAnsi" w:cs="Arial"/>
          <w:sz w:val="24"/>
          <w:szCs w:val="24"/>
        </w:rPr>
        <w:t>(2) Course p</w:t>
      </w:r>
      <w:r w:rsidRPr="00AB7633">
        <w:rPr>
          <w:rFonts w:asciiTheme="majorHAnsi" w:hAnsiTheme="majorHAnsi"/>
          <w:sz w:val="24"/>
          <w:szCs w:val="24"/>
        </w:rPr>
        <w:t xml:space="preserve">articipants are encouraged to bring their own fisheries datasets to the training. Working directly with real data from their day-to-day responsibilities will increase the relevance and practicality of the exercises, strengthen problem-solving skills, and facilitate the immediate application of newly acquired knowledge in their institutional contexts. </w:t>
      </w:r>
    </w:p>
    <w:p w14:paraId="6CA6B379" w14:textId="1C8BC23E" w:rsidR="00AB7633" w:rsidRPr="005F6A35" w:rsidRDefault="00AB7633" w:rsidP="00DB3046">
      <w:pPr>
        <w:shd w:val="clear" w:color="auto" w:fill="C1E4F5" w:themeFill="accent1" w:themeFillTint="33"/>
        <w:ind w:left="360" w:right="1038"/>
        <w:jc w:val="both"/>
        <w:rPr>
          <w:rFonts w:asciiTheme="majorHAnsi" w:hAnsiTheme="majorHAnsi" w:cs="Arial"/>
          <w:b/>
          <w:bCs/>
          <w:sz w:val="24"/>
          <w:szCs w:val="24"/>
        </w:rPr>
      </w:pPr>
      <w:r w:rsidRPr="005F6A35">
        <w:rPr>
          <w:rFonts w:asciiTheme="majorHAnsi" w:hAnsiTheme="majorHAnsi" w:cs="Arial"/>
          <w:b/>
          <w:bCs/>
          <w:sz w:val="24"/>
          <w:szCs w:val="24"/>
        </w:rPr>
        <w:t>Activity 2:</w:t>
      </w:r>
    </w:p>
    <w:p w14:paraId="746AFDBA" w14:textId="68AAA36A" w:rsidR="0023225F" w:rsidRDefault="00AB7633" w:rsidP="00DB3046">
      <w:pPr>
        <w:pStyle w:val="ListParagraph"/>
        <w:numPr>
          <w:ilvl w:val="0"/>
          <w:numId w:val="18"/>
        </w:numPr>
        <w:shd w:val="clear" w:color="auto" w:fill="C1E4F5" w:themeFill="accent1" w:themeFillTint="33"/>
        <w:tabs>
          <w:tab w:val="left" w:pos="4680"/>
        </w:tabs>
        <w:jc w:val="both"/>
        <w:rPr>
          <w:rFonts w:asciiTheme="majorHAnsi" w:hAnsiTheme="majorHAnsi" w:cs="Arial"/>
          <w:sz w:val="24"/>
          <w:szCs w:val="24"/>
        </w:rPr>
      </w:pPr>
      <w:r w:rsidRPr="00AB7633">
        <w:rPr>
          <w:rFonts w:asciiTheme="majorHAnsi" w:hAnsiTheme="majorHAnsi" w:cs="Arial"/>
          <w:sz w:val="24"/>
          <w:szCs w:val="24"/>
        </w:rPr>
        <w:t xml:space="preserve">The training </w:t>
      </w:r>
      <w:r w:rsidR="00534C8D">
        <w:rPr>
          <w:rFonts w:asciiTheme="majorHAnsi" w:hAnsiTheme="majorHAnsi" w:cs="Arial"/>
          <w:sz w:val="24"/>
          <w:szCs w:val="24"/>
        </w:rPr>
        <w:t>modules should be</w:t>
      </w:r>
      <w:r w:rsidRPr="00AB7633">
        <w:rPr>
          <w:rFonts w:asciiTheme="majorHAnsi" w:hAnsiTheme="majorHAnsi" w:cs="Arial"/>
          <w:sz w:val="24"/>
          <w:szCs w:val="24"/>
        </w:rPr>
        <w:t xml:space="preserve"> delivered in an adaptive manner, allowing the content and methods to be adjusted to</w:t>
      </w:r>
      <w:r w:rsidR="00534C8D">
        <w:rPr>
          <w:rFonts w:asciiTheme="majorHAnsi" w:hAnsiTheme="majorHAnsi" w:cs="Arial"/>
          <w:sz w:val="24"/>
          <w:szCs w:val="24"/>
        </w:rPr>
        <w:t xml:space="preserve"> suit</w:t>
      </w:r>
      <w:r w:rsidRPr="00AB7633">
        <w:rPr>
          <w:rFonts w:asciiTheme="majorHAnsi" w:hAnsiTheme="majorHAnsi" w:cs="Arial"/>
          <w:sz w:val="24"/>
          <w:szCs w:val="24"/>
        </w:rPr>
        <w:t xml:space="preserve"> participants’ needs and progress.</w:t>
      </w:r>
    </w:p>
    <w:p w14:paraId="0B98875A" w14:textId="12E6AF29" w:rsidR="005F6A35" w:rsidRPr="005F6A35" w:rsidRDefault="005F6A35" w:rsidP="00DB3046">
      <w:pPr>
        <w:shd w:val="clear" w:color="auto" w:fill="C1E4F5" w:themeFill="accent1" w:themeFillTint="33"/>
        <w:ind w:right="1038"/>
        <w:jc w:val="both"/>
        <w:rPr>
          <w:rFonts w:asciiTheme="majorHAnsi" w:hAnsiTheme="majorHAnsi" w:cs="Arial"/>
          <w:b/>
          <w:bCs/>
          <w:sz w:val="24"/>
          <w:szCs w:val="24"/>
        </w:rPr>
      </w:pPr>
      <w:r w:rsidRPr="005F6A35">
        <w:rPr>
          <w:rFonts w:asciiTheme="majorHAnsi" w:hAnsiTheme="majorHAnsi" w:cs="Arial"/>
          <w:b/>
          <w:bCs/>
          <w:sz w:val="24"/>
          <w:szCs w:val="24"/>
        </w:rPr>
        <w:t>Activity 3:</w:t>
      </w:r>
    </w:p>
    <w:p w14:paraId="30B61F26" w14:textId="00BE1C89" w:rsidR="005F6A35" w:rsidRDefault="005F6A35" w:rsidP="00DB3046">
      <w:pPr>
        <w:pStyle w:val="ListParagraph"/>
        <w:numPr>
          <w:ilvl w:val="0"/>
          <w:numId w:val="18"/>
        </w:numPr>
        <w:shd w:val="clear" w:color="auto" w:fill="C1E4F5" w:themeFill="accent1" w:themeFillTint="33"/>
        <w:tabs>
          <w:tab w:val="left" w:pos="4680"/>
        </w:tabs>
        <w:jc w:val="both"/>
        <w:rPr>
          <w:ins w:id="189" w:author="Admin" w:date="2025-12-18T16:20:00Z" w16du:dateUtc="2025-12-18T13:20:00Z"/>
          <w:rFonts w:asciiTheme="majorHAnsi" w:hAnsiTheme="majorHAnsi" w:cs="Arial"/>
          <w:sz w:val="24"/>
          <w:szCs w:val="24"/>
        </w:rPr>
      </w:pPr>
      <w:r w:rsidRPr="005F6A35">
        <w:rPr>
          <w:rFonts w:asciiTheme="majorHAnsi" w:hAnsiTheme="majorHAnsi" w:cs="Arial"/>
          <w:sz w:val="24"/>
          <w:szCs w:val="24"/>
        </w:rPr>
        <w:t xml:space="preserve">Given that only ten days are allocated for the planned fish stock assessment training, the duration is too short for participants to become fully competent in conducting stock assessments. The course will provide participants with a basic understanding in stock assessment, covering key concepts, data types, collection methods, analysis, and interpretation. It is strongly recommended that this initial training be followed by </w:t>
      </w:r>
      <w:r w:rsidRPr="005F6A35">
        <w:rPr>
          <w:rFonts w:asciiTheme="majorHAnsi" w:hAnsiTheme="majorHAnsi" w:cs="Arial"/>
          <w:sz w:val="24"/>
          <w:szCs w:val="24"/>
        </w:rPr>
        <w:lastRenderedPageBreak/>
        <w:t>continuous capacity development, including regular refresher courses, on-the-job mentoring, and practical exercises. In particular, establishing a dedicated capacity-building program that leverages South–South cooperation would be highly beneficial for sustaining and strengthening national expertise in fish stock assessment.</w:t>
      </w:r>
    </w:p>
    <w:p w14:paraId="0367B09A" w14:textId="234BB31B" w:rsidR="008A4AFC" w:rsidRPr="005F6A35" w:rsidRDefault="00046F71" w:rsidP="00DB3046">
      <w:pPr>
        <w:pStyle w:val="ListParagraph"/>
        <w:numPr>
          <w:ilvl w:val="0"/>
          <w:numId w:val="18"/>
        </w:numPr>
        <w:shd w:val="clear" w:color="auto" w:fill="C1E4F5" w:themeFill="accent1" w:themeFillTint="33"/>
        <w:tabs>
          <w:tab w:val="left" w:pos="4680"/>
        </w:tabs>
        <w:jc w:val="both"/>
        <w:rPr>
          <w:rFonts w:asciiTheme="majorHAnsi" w:hAnsiTheme="majorHAnsi" w:cs="Arial"/>
          <w:sz w:val="24"/>
          <w:szCs w:val="24"/>
        </w:rPr>
      </w:pPr>
      <w:ins w:id="190" w:author="Admin" w:date="2025-12-18T16:20:00Z" w16du:dateUtc="2025-12-18T13:20:00Z">
        <w:r>
          <w:rPr>
            <w:rFonts w:asciiTheme="majorHAnsi" w:hAnsiTheme="majorHAnsi" w:cs="Arial"/>
            <w:sz w:val="24"/>
            <w:szCs w:val="24"/>
          </w:rPr>
          <w:t>Course materials should be deposited online to allow ease access and self-learning</w:t>
        </w:r>
      </w:ins>
    </w:p>
    <w:p w14:paraId="773E6BAF" w14:textId="77777777" w:rsidR="005F6A35" w:rsidRPr="005F6A35" w:rsidRDefault="005F6A35" w:rsidP="005F6A35">
      <w:pPr>
        <w:ind w:left="720" w:right="1038"/>
        <w:jc w:val="both"/>
        <w:rPr>
          <w:rFonts w:asciiTheme="majorHAnsi" w:hAnsiTheme="majorHAnsi" w:cs="Arial"/>
          <w:sz w:val="24"/>
          <w:szCs w:val="24"/>
        </w:rPr>
      </w:pPr>
    </w:p>
    <w:p w14:paraId="3FA7A462" w14:textId="3231EAAF" w:rsidR="006B684C" w:rsidRPr="005A4A5E" w:rsidRDefault="005A4A5E" w:rsidP="00DB3046">
      <w:pPr>
        <w:pStyle w:val="Heading1"/>
        <w:numPr>
          <w:ilvl w:val="0"/>
          <w:numId w:val="25"/>
        </w:numPr>
        <w:shd w:val="clear" w:color="auto" w:fill="C1E4F5" w:themeFill="accent1" w:themeFillTint="33"/>
        <w:jc w:val="both"/>
      </w:pPr>
      <w:bookmarkStart w:id="191" w:name="_Toc216780875"/>
      <w:r w:rsidRPr="005A4A5E">
        <w:t>L</w:t>
      </w:r>
      <w:r w:rsidR="006B684C" w:rsidRPr="005A4A5E">
        <w:t>essons learned</w:t>
      </w:r>
      <w:bookmarkEnd w:id="191"/>
    </w:p>
    <w:p w14:paraId="01790DB6" w14:textId="7962F0A3" w:rsidR="00010258" w:rsidRDefault="00010258" w:rsidP="00DB3046">
      <w:pPr>
        <w:pStyle w:val="Default"/>
        <w:numPr>
          <w:ilvl w:val="0"/>
          <w:numId w:val="27"/>
        </w:numPr>
        <w:shd w:val="clear" w:color="auto" w:fill="C1E4F5" w:themeFill="accent1" w:themeFillTint="33"/>
        <w:jc w:val="both"/>
        <w:rPr>
          <w:rFonts w:asciiTheme="majorHAnsi" w:eastAsia="Arial" w:hAnsiTheme="majorHAnsi"/>
          <w:bCs/>
          <w:iCs/>
          <w:color w:val="auto"/>
          <w:sz w:val="20"/>
          <w:szCs w:val="20"/>
        </w:rPr>
      </w:pPr>
      <w:r w:rsidRPr="005A4A5E">
        <w:rPr>
          <w:rFonts w:asciiTheme="majorHAnsi" w:eastAsia="Arial" w:hAnsiTheme="majorHAnsi"/>
          <w:bCs/>
          <w:iCs/>
          <w:color w:val="auto"/>
          <w:sz w:val="20"/>
          <w:szCs w:val="20"/>
        </w:rPr>
        <w:t xml:space="preserve">For future visits, </w:t>
      </w:r>
      <w:del w:id="192" w:author="Admin" w:date="2025-12-18T16:21:00Z" w16du:dateUtc="2025-12-18T13:21:00Z">
        <w:r w:rsidRPr="005A4A5E" w:rsidDel="00046F71">
          <w:rPr>
            <w:rFonts w:asciiTheme="majorHAnsi" w:eastAsia="Arial" w:hAnsiTheme="majorHAnsi"/>
            <w:bCs/>
            <w:iCs/>
            <w:color w:val="auto"/>
            <w:sz w:val="20"/>
            <w:szCs w:val="20"/>
          </w:rPr>
          <w:delText xml:space="preserve">the Immigration Department has advised </w:delText>
        </w:r>
      </w:del>
      <w:r w:rsidRPr="005A4A5E">
        <w:rPr>
          <w:rFonts w:asciiTheme="majorHAnsi" w:eastAsia="Arial" w:hAnsiTheme="majorHAnsi"/>
          <w:bCs/>
          <w:iCs/>
          <w:color w:val="auto"/>
          <w:sz w:val="20"/>
          <w:szCs w:val="20"/>
        </w:rPr>
        <w:t xml:space="preserve">TAFIRI </w:t>
      </w:r>
      <w:del w:id="193" w:author="Admin" w:date="2025-12-18T16:21:00Z" w16du:dateUtc="2025-12-18T13:21:00Z">
        <w:r w:rsidRPr="005A4A5E" w:rsidDel="00046F71">
          <w:rPr>
            <w:rFonts w:asciiTheme="majorHAnsi" w:eastAsia="Arial" w:hAnsiTheme="majorHAnsi"/>
            <w:bCs/>
            <w:iCs/>
            <w:color w:val="auto"/>
            <w:sz w:val="20"/>
            <w:szCs w:val="20"/>
          </w:rPr>
          <w:delText xml:space="preserve">to </w:delText>
        </w:r>
      </w:del>
      <w:ins w:id="194" w:author="Admin" w:date="2025-12-18T16:21:00Z" w16du:dateUtc="2025-12-18T13:21:00Z">
        <w:r w:rsidR="00046F71">
          <w:rPr>
            <w:rFonts w:asciiTheme="majorHAnsi" w:eastAsia="Arial" w:hAnsiTheme="majorHAnsi"/>
            <w:bCs/>
            <w:iCs/>
            <w:color w:val="auto"/>
            <w:sz w:val="20"/>
            <w:szCs w:val="20"/>
          </w:rPr>
          <w:t>will</w:t>
        </w:r>
        <w:r w:rsidR="00046F71" w:rsidRPr="005A4A5E">
          <w:rPr>
            <w:rFonts w:asciiTheme="majorHAnsi" w:eastAsia="Arial" w:hAnsiTheme="majorHAnsi"/>
            <w:bCs/>
            <w:iCs/>
            <w:color w:val="auto"/>
            <w:sz w:val="20"/>
            <w:szCs w:val="20"/>
          </w:rPr>
          <w:t xml:space="preserve"> </w:t>
        </w:r>
      </w:ins>
      <w:r w:rsidRPr="005A4A5E">
        <w:rPr>
          <w:rFonts w:asciiTheme="majorHAnsi" w:eastAsia="Arial" w:hAnsiTheme="majorHAnsi"/>
          <w:bCs/>
          <w:iCs/>
          <w:color w:val="auto"/>
          <w:sz w:val="20"/>
          <w:szCs w:val="20"/>
        </w:rPr>
        <w:t>apply for a group visa for all participants</w:t>
      </w:r>
      <w:ins w:id="195" w:author="Admin" w:date="2025-12-18T16:21:00Z" w16du:dateUtc="2025-12-18T13:21:00Z">
        <w:r w:rsidR="00476980">
          <w:rPr>
            <w:rFonts w:asciiTheme="majorHAnsi" w:eastAsia="Arial" w:hAnsiTheme="majorHAnsi"/>
            <w:bCs/>
            <w:iCs/>
            <w:color w:val="auto"/>
            <w:sz w:val="20"/>
            <w:szCs w:val="20"/>
          </w:rPr>
          <w:t xml:space="preserve"> to receive their visa on arrival</w:t>
        </w:r>
      </w:ins>
      <w:r w:rsidRPr="005A4A5E">
        <w:rPr>
          <w:rFonts w:asciiTheme="majorHAnsi" w:eastAsia="Arial" w:hAnsiTheme="majorHAnsi"/>
          <w:bCs/>
          <w:iCs/>
          <w:color w:val="auto"/>
          <w:sz w:val="20"/>
          <w:szCs w:val="20"/>
        </w:rPr>
        <w:t>, rather than having each participant apply individually for an online visa.</w:t>
      </w:r>
    </w:p>
    <w:p w14:paraId="0CB53798" w14:textId="77777777" w:rsidR="0023225F" w:rsidRPr="005A4A5E" w:rsidRDefault="0023225F" w:rsidP="005A4A5E">
      <w:pPr>
        <w:pStyle w:val="Default"/>
        <w:jc w:val="both"/>
        <w:rPr>
          <w:rFonts w:asciiTheme="majorHAnsi" w:eastAsia="Arial" w:hAnsiTheme="majorHAnsi"/>
          <w:bCs/>
          <w:iCs/>
          <w:color w:val="auto"/>
          <w:sz w:val="20"/>
          <w:szCs w:val="20"/>
        </w:rPr>
      </w:pPr>
    </w:p>
    <w:p w14:paraId="41BA58DE" w14:textId="77777777" w:rsidR="00DB6ED5" w:rsidRPr="005A4A5E" w:rsidRDefault="00DB6ED5" w:rsidP="005A4A5E">
      <w:pPr>
        <w:spacing w:after="160" w:line="259" w:lineRule="auto"/>
        <w:contextualSpacing/>
        <w:jc w:val="both"/>
        <w:rPr>
          <w:rFonts w:asciiTheme="majorHAnsi" w:hAnsiTheme="majorHAnsi" w:cs="Arial"/>
          <w:b/>
          <w:bCs/>
          <w:sz w:val="20"/>
          <w:szCs w:val="20"/>
        </w:rPr>
      </w:pPr>
    </w:p>
    <w:p w14:paraId="0EE0A483" w14:textId="7C436D05" w:rsidR="006B684C" w:rsidRPr="005A4A5E" w:rsidRDefault="006B684C" w:rsidP="005A4A5E">
      <w:pPr>
        <w:pStyle w:val="Heading1"/>
        <w:numPr>
          <w:ilvl w:val="0"/>
          <w:numId w:val="25"/>
        </w:numPr>
        <w:jc w:val="both"/>
      </w:pPr>
      <w:bookmarkStart w:id="196" w:name="_Toc216780876"/>
      <w:r w:rsidRPr="005A4A5E">
        <w:t>Photographic evidence of work completed</w:t>
      </w:r>
      <w:bookmarkEnd w:id="196"/>
    </w:p>
    <w:p w14:paraId="3BFB5CC1" w14:textId="77777777" w:rsidR="00010258" w:rsidRPr="005A4A5E" w:rsidRDefault="00010258" w:rsidP="005A4A5E">
      <w:pPr>
        <w:pStyle w:val="Default"/>
        <w:jc w:val="both"/>
        <w:rPr>
          <w:rFonts w:asciiTheme="majorHAnsi" w:eastAsia="Arial" w:hAnsiTheme="majorHAnsi"/>
          <w:bCs/>
          <w:iCs/>
          <w:color w:val="auto"/>
          <w:sz w:val="20"/>
          <w:szCs w:val="20"/>
        </w:rPr>
      </w:pPr>
      <w:r w:rsidRPr="005A4A5E">
        <w:rPr>
          <w:rFonts w:asciiTheme="majorHAnsi" w:eastAsia="Arial" w:hAnsiTheme="majorHAnsi"/>
          <w:bCs/>
          <w:iCs/>
          <w:color w:val="auto"/>
          <w:sz w:val="20"/>
          <w:szCs w:val="20"/>
        </w:rPr>
        <w:t xml:space="preserve">Photos from the event can be accessed via the following Google Drive link: </w:t>
      </w:r>
      <w:hyperlink r:id="rId12" w:history="1">
        <w:r w:rsidRPr="005A4A5E">
          <w:rPr>
            <w:rStyle w:val="Hyperlink"/>
            <w:rFonts w:asciiTheme="majorHAnsi" w:eastAsia="Arial" w:hAnsiTheme="majorHAnsi"/>
            <w:bCs/>
            <w:iCs/>
            <w:sz w:val="20"/>
            <w:szCs w:val="20"/>
          </w:rPr>
          <w:t>https://drive.google.com/drive/folders/1zEIZCy4GiUm7ex3_cumh9iU1pN9NqkoA</w:t>
        </w:r>
      </w:hyperlink>
      <w:r w:rsidRPr="005A4A5E">
        <w:rPr>
          <w:rFonts w:asciiTheme="majorHAnsi" w:eastAsia="Arial" w:hAnsiTheme="majorHAnsi"/>
          <w:bCs/>
          <w:iCs/>
          <w:color w:val="auto"/>
          <w:sz w:val="20"/>
          <w:szCs w:val="20"/>
        </w:rPr>
        <w:t xml:space="preserve"> </w:t>
      </w:r>
    </w:p>
    <w:p w14:paraId="47D9CE01" w14:textId="77777777" w:rsidR="00010258" w:rsidRPr="005A4A5E" w:rsidRDefault="00010258" w:rsidP="005A4A5E">
      <w:pPr>
        <w:spacing w:after="160" w:line="259" w:lineRule="auto"/>
        <w:contextualSpacing/>
        <w:jc w:val="both"/>
        <w:rPr>
          <w:rFonts w:asciiTheme="majorHAnsi" w:hAnsiTheme="majorHAnsi" w:cs="Arial"/>
          <w:b/>
          <w:bCs/>
          <w:sz w:val="20"/>
          <w:szCs w:val="20"/>
        </w:rPr>
      </w:pPr>
    </w:p>
    <w:p w14:paraId="0926590D" w14:textId="7A08E4A6" w:rsidR="00010258" w:rsidRPr="005A4A5E" w:rsidRDefault="00010258" w:rsidP="005A4A5E">
      <w:pPr>
        <w:tabs>
          <w:tab w:val="left" w:pos="820"/>
        </w:tabs>
        <w:spacing w:after="0" w:line="240" w:lineRule="auto"/>
        <w:jc w:val="both"/>
        <w:rPr>
          <w:rFonts w:asciiTheme="majorHAnsi" w:eastAsia="Arial" w:hAnsiTheme="majorHAnsi" w:cs="Arial"/>
          <w:b/>
          <w:i/>
          <w:sz w:val="20"/>
          <w:szCs w:val="20"/>
        </w:rPr>
      </w:pPr>
    </w:p>
    <w:p w14:paraId="2964BA5F" w14:textId="2C0E2EE4" w:rsidR="006B684C" w:rsidRDefault="006B684C" w:rsidP="005A4A5E">
      <w:pPr>
        <w:jc w:val="both"/>
        <w:rPr>
          <w:rFonts w:asciiTheme="majorHAnsi" w:hAnsiTheme="majorHAnsi" w:cs="Arial"/>
          <w:b/>
          <w:bCs/>
          <w:sz w:val="20"/>
          <w:szCs w:val="20"/>
        </w:rPr>
      </w:pPr>
      <w:r w:rsidRPr="005A4A5E">
        <w:rPr>
          <w:rFonts w:asciiTheme="majorHAnsi" w:hAnsiTheme="majorHAnsi" w:cs="Arial"/>
          <w:b/>
          <w:bCs/>
          <w:sz w:val="20"/>
          <w:szCs w:val="20"/>
        </w:rPr>
        <w:t xml:space="preserve">Annex II: Participant details </w:t>
      </w:r>
    </w:p>
    <w:p w14:paraId="14509C70" w14:textId="77777777" w:rsidR="002E712C" w:rsidRPr="005A4A5E" w:rsidRDefault="002E712C" w:rsidP="005A4A5E">
      <w:pPr>
        <w:jc w:val="both"/>
        <w:rPr>
          <w:rFonts w:asciiTheme="majorHAnsi" w:hAnsiTheme="majorHAnsi" w:cs="Arial"/>
          <w:b/>
          <w:bCs/>
          <w:sz w:val="20"/>
          <w:szCs w:val="20"/>
        </w:rPr>
      </w:pPr>
    </w:p>
    <w:p w14:paraId="01F917CE" w14:textId="77777777" w:rsidR="00E21705" w:rsidRDefault="00BA3E0E" w:rsidP="005A4A5E">
      <w:pPr>
        <w:jc w:val="both"/>
        <w:rPr>
          <w:rFonts w:asciiTheme="majorHAnsi" w:hAnsiTheme="majorHAnsi" w:cs="Arial"/>
          <w:b/>
          <w:bCs/>
          <w:sz w:val="20"/>
          <w:szCs w:val="20"/>
        </w:rPr>
      </w:pPr>
      <w:r w:rsidRPr="005A4A5E">
        <w:rPr>
          <w:rFonts w:asciiTheme="majorHAnsi" w:hAnsiTheme="majorHAnsi" w:cs="Arial"/>
          <w:b/>
          <w:bCs/>
          <w:sz w:val="20"/>
          <w:szCs w:val="20"/>
        </w:rPr>
        <w:t>Annex III: Training Manuals (PPTs, Reference documents and technical teaching notes)</w:t>
      </w:r>
    </w:p>
    <w:p w14:paraId="184E9000" w14:textId="3433DBC3" w:rsidR="006B684C" w:rsidRPr="0026394F" w:rsidRDefault="0026394F" w:rsidP="005A4A5E">
      <w:pPr>
        <w:jc w:val="both"/>
        <w:rPr>
          <w:rFonts w:asciiTheme="majorHAnsi" w:hAnsiTheme="majorHAnsi" w:cs="Arial"/>
          <w:sz w:val="20"/>
          <w:szCs w:val="20"/>
        </w:rPr>
      </w:pPr>
      <w:r w:rsidRPr="0026394F">
        <w:rPr>
          <w:rFonts w:asciiTheme="majorHAnsi" w:hAnsiTheme="majorHAnsi" w:cs="Arial"/>
          <w:sz w:val="20"/>
          <w:szCs w:val="20"/>
        </w:rPr>
        <w:t xml:space="preserve">The training manuals and presentations can be accessed at the following link: </w:t>
      </w:r>
      <w:hyperlink r:id="rId13" w:history="1">
        <w:r w:rsidRPr="007E3B47">
          <w:rPr>
            <w:rStyle w:val="Hyperlink"/>
            <w:rFonts w:asciiTheme="majorHAnsi" w:hAnsiTheme="majorHAnsi" w:cs="Arial"/>
            <w:sz w:val="20"/>
            <w:szCs w:val="20"/>
          </w:rPr>
          <w:t>https://lugoga.github.io/stock_training_somalia/</w:t>
        </w:r>
      </w:hyperlink>
      <w:r>
        <w:rPr>
          <w:rFonts w:asciiTheme="majorHAnsi" w:hAnsiTheme="majorHAnsi" w:cs="Arial"/>
          <w:sz w:val="20"/>
          <w:szCs w:val="20"/>
        </w:rPr>
        <w:t xml:space="preserve"> </w:t>
      </w:r>
    </w:p>
    <w:p w14:paraId="18F72067" w14:textId="77777777" w:rsidR="006B684C" w:rsidRPr="005A4A5E" w:rsidRDefault="006B684C" w:rsidP="005A4A5E">
      <w:pPr>
        <w:jc w:val="both"/>
        <w:rPr>
          <w:rFonts w:asciiTheme="majorHAnsi" w:hAnsiTheme="majorHAnsi" w:cs="Arial"/>
          <w:sz w:val="20"/>
          <w:szCs w:val="20"/>
        </w:rPr>
      </w:pPr>
    </w:p>
    <w:p w14:paraId="436AD65D" w14:textId="77777777" w:rsidR="006B684C" w:rsidRPr="005A4A5E" w:rsidRDefault="006B684C" w:rsidP="005A4A5E">
      <w:pPr>
        <w:jc w:val="both"/>
        <w:rPr>
          <w:rFonts w:asciiTheme="majorHAnsi" w:hAnsiTheme="majorHAnsi"/>
        </w:rPr>
      </w:pPr>
    </w:p>
    <w:sectPr w:rsidR="006B684C" w:rsidRPr="005A4A5E">
      <w:footerReference w:type="default" r:id="rId1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8" w:author="Admin" w:date="2025-12-18T15:18:00Z" w:initials="A">
    <w:p w14:paraId="62119CCA" w14:textId="3BC36ACA" w:rsidR="00D913E1" w:rsidRDefault="00D913E1">
      <w:pPr>
        <w:pStyle w:val="CommentText"/>
      </w:pPr>
      <w:r>
        <w:rPr>
          <w:rStyle w:val="CommentReference"/>
        </w:rPr>
        <w:annotationRef/>
      </w:r>
      <w:r w:rsidR="00CA697D">
        <w:t>Please complete, if not completed, or delete if completed</w:t>
      </w:r>
    </w:p>
  </w:comment>
  <w:comment w:id="143" w:author="Admin" w:date="2025-12-18T16:02:00Z" w:initials="A">
    <w:p w14:paraId="35288BA7" w14:textId="58E3F145" w:rsidR="00F8347E" w:rsidRDefault="00F8347E">
      <w:pPr>
        <w:pStyle w:val="CommentText"/>
      </w:pPr>
      <w:r>
        <w:rPr>
          <w:rStyle w:val="CommentReference"/>
        </w:rPr>
        <w:annotationRef/>
      </w:r>
      <w:r w:rsidR="005D144C">
        <w:t>H</w:t>
      </w:r>
      <w:r>
        <w:t>ighlig</w:t>
      </w:r>
      <w:r w:rsidR="005D144C">
        <w:t xml:space="preserve">ht shows emphasis – but this is not the emphasis of this section – so, </w:t>
      </w:r>
      <w:proofErr w:type="spellStart"/>
      <w:r w:rsidR="005D144C">
        <w:t>unbold</w:t>
      </w:r>
      <w:proofErr w:type="spell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119CCA" w15:done="0"/>
  <w15:commentEx w15:paraId="35288BA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E852E64" w16cex:dateUtc="2025-12-18T12:18:00Z"/>
  <w16cex:commentExtensible w16cex:durableId="411BCF54" w16cex:dateUtc="2025-12-18T13: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119CCA" w16cid:durableId="2E852E64"/>
  <w16cid:commentId w16cid:paraId="35288BA7" w16cid:durableId="411BCF5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5A962" w14:textId="77777777" w:rsidR="0071727C" w:rsidRDefault="0071727C" w:rsidP="005A4A5E">
      <w:pPr>
        <w:spacing w:after="0" w:line="240" w:lineRule="auto"/>
      </w:pPr>
      <w:r>
        <w:separator/>
      </w:r>
    </w:p>
  </w:endnote>
  <w:endnote w:type="continuationSeparator" w:id="0">
    <w:p w14:paraId="402D8396" w14:textId="77777777" w:rsidR="0071727C" w:rsidRDefault="0071727C" w:rsidP="005A4A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7375794"/>
      <w:docPartObj>
        <w:docPartGallery w:val="Page Numbers (Bottom of Page)"/>
        <w:docPartUnique/>
      </w:docPartObj>
    </w:sdtPr>
    <w:sdtEndPr>
      <w:rPr>
        <w:noProof/>
      </w:rPr>
    </w:sdtEndPr>
    <w:sdtContent>
      <w:p w14:paraId="0B460FF7" w14:textId="68B41B46" w:rsidR="005A4A5E" w:rsidRDefault="005A4A5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F2A46F0" w14:textId="77777777" w:rsidR="005A4A5E" w:rsidRDefault="005A4A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6FE21" w14:textId="77777777" w:rsidR="0071727C" w:rsidRDefault="0071727C" w:rsidP="005A4A5E">
      <w:pPr>
        <w:spacing w:after="0" w:line="240" w:lineRule="auto"/>
      </w:pPr>
      <w:r>
        <w:separator/>
      </w:r>
    </w:p>
  </w:footnote>
  <w:footnote w:type="continuationSeparator" w:id="0">
    <w:p w14:paraId="2407CAEF" w14:textId="77777777" w:rsidR="0071727C" w:rsidRDefault="0071727C" w:rsidP="005A4A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2EB141F2"/>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A686BAA"/>
    <w:multiLevelType w:val="hybridMultilevel"/>
    <w:tmpl w:val="DC309F32"/>
    <w:lvl w:ilvl="0" w:tplc="C93EF9CE">
      <w:start w:val="1"/>
      <w:numFmt w:val="decimal"/>
      <w:lvlText w:val="%1."/>
      <w:lvlJc w:val="left"/>
      <w:pPr>
        <w:ind w:left="720" w:hanging="360"/>
      </w:pPr>
      <w:rPr>
        <w:rFonts w:ascii="Arial" w:eastAsia="Times New Roman" w:hAnsi="Arial" w:cs="Arial"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ED406E"/>
    <w:multiLevelType w:val="hybridMultilevel"/>
    <w:tmpl w:val="F90AAE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B3A26A9"/>
    <w:multiLevelType w:val="hybridMultilevel"/>
    <w:tmpl w:val="2EB141F2"/>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1C4D7BAD"/>
    <w:multiLevelType w:val="hybridMultilevel"/>
    <w:tmpl w:val="F006C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F6005C"/>
    <w:multiLevelType w:val="hybridMultilevel"/>
    <w:tmpl w:val="CA26A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15462D"/>
    <w:multiLevelType w:val="hybridMultilevel"/>
    <w:tmpl w:val="2EB141F2"/>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15:restartNumberingAfterBreak="0">
    <w:nsid w:val="2C514A5E"/>
    <w:multiLevelType w:val="hybridMultilevel"/>
    <w:tmpl w:val="62245564"/>
    <w:lvl w:ilvl="0" w:tplc="C79C607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5C3BB7"/>
    <w:multiLevelType w:val="hybridMultilevel"/>
    <w:tmpl w:val="1988E6C8"/>
    <w:lvl w:ilvl="0" w:tplc="C79C607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C26BE9"/>
    <w:multiLevelType w:val="hybridMultilevel"/>
    <w:tmpl w:val="55143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F64C0E"/>
    <w:multiLevelType w:val="hybridMultilevel"/>
    <w:tmpl w:val="8DFC9370"/>
    <w:lvl w:ilvl="0" w:tplc="F89E777E">
      <w:start w:val="1"/>
      <w:numFmt w:val="bullet"/>
      <w:lvlText w:val="-"/>
      <w:lvlJc w:val="left"/>
      <w:pPr>
        <w:ind w:left="1080" w:hanging="360"/>
      </w:pPr>
      <w:rPr>
        <w:rFonts w:ascii="Arial" w:eastAsia="Times New Roman" w:hAnsi="Arial" w:cs="Arial" w:hint="default"/>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E5E673E"/>
    <w:multiLevelType w:val="hybridMultilevel"/>
    <w:tmpl w:val="B72A3F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A737B4"/>
    <w:multiLevelType w:val="hybridMultilevel"/>
    <w:tmpl w:val="128027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750431"/>
    <w:multiLevelType w:val="hybridMultilevel"/>
    <w:tmpl w:val="035E8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3466F9"/>
    <w:multiLevelType w:val="multilevel"/>
    <w:tmpl w:val="F0C43824"/>
    <w:lvl w:ilvl="0">
      <w:start w:val="1"/>
      <w:numFmt w:val="decimal"/>
      <w:lvlText w:val="%1."/>
      <w:lvlJc w:val="left"/>
      <w:pPr>
        <w:ind w:left="720" w:hanging="360"/>
      </w:pPr>
      <w:rPr>
        <w:rFonts w:ascii="Gill Sans MT" w:hAnsi="Gill Sans MT" w:hint="default"/>
      </w:rPr>
    </w:lvl>
    <w:lvl w:ilvl="1">
      <w:start w:val="1"/>
      <w:numFmt w:val="decimal"/>
      <w:isLgl/>
      <w:lvlText w:val="%1.%2"/>
      <w:lvlJc w:val="left"/>
      <w:pPr>
        <w:ind w:left="730" w:hanging="370"/>
      </w:pPr>
      <w:rPr>
        <w:rFonts w:asciiTheme="minorHAnsi" w:hAnsiTheme="minorHAnsi" w:hint="default"/>
        <w:b/>
        <w:bCs/>
        <w:color w:val="00B0F0"/>
      </w:rPr>
    </w:lvl>
    <w:lvl w:ilvl="2">
      <w:start w:val="1"/>
      <w:numFmt w:val="decimal"/>
      <w:isLgl/>
      <w:lvlText w:val="%1.%2.%3"/>
      <w:lvlJc w:val="left"/>
      <w:pPr>
        <w:ind w:left="1080" w:hanging="720"/>
      </w:pPr>
      <w:rPr>
        <w:rFonts w:asciiTheme="minorHAnsi" w:hAnsiTheme="minorHAnsi" w:hint="default"/>
      </w:rPr>
    </w:lvl>
    <w:lvl w:ilvl="3">
      <w:start w:val="1"/>
      <w:numFmt w:val="decimal"/>
      <w:isLgl/>
      <w:lvlText w:val="%1.%2.%3.%4"/>
      <w:lvlJc w:val="left"/>
      <w:pPr>
        <w:ind w:left="1080" w:hanging="720"/>
      </w:pPr>
      <w:rPr>
        <w:rFonts w:asciiTheme="minorHAnsi" w:hAnsiTheme="minorHAnsi" w:hint="default"/>
      </w:rPr>
    </w:lvl>
    <w:lvl w:ilvl="4">
      <w:start w:val="1"/>
      <w:numFmt w:val="decimal"/>
      <w:isLgl/>
      <w:lvlText w:val="%1.%2.%3.%4.%5"/>
      <w:lvlJc w:val="left"/>
      <w:pPr>
        <w:ind w:left="1440" w:hanging="1080"/>
      </w:pPr>
      <w:rPr>
        <w:rFonts w:asciiTheme="minorHAnsi" w:hAnsiTheme="minorHAnsi" w:hint="default"/>
      </w:rPr>
    </w:lvl>
    <w:lvl w:ilvl="5">
      <w:start w:val="1"/>
      <w:numFmt w:val="decimal"/>
      <w:isLgl/>
      <w:lvlText w:val="%1.%2.%3.%4.%5.%6"/>
      <w:lvlJc w:val="left"/>
      <w:pPr>
        <w:ind w:left="1800" w:hanging="1440"/>
      </w:pPr>
      <w:rPr>
        <w:rFonts w:asciiTheme="minorHAnsi" w:hAnsiTheme="minorHAnsi" w:hint="default"/>
      </w:rPr>
    </w:lvl>
    <w:lvl w:ilvl="6">
      <w:start w:val="1"/>
      <w:numFmt w:val="decimal"/>
      <w:isLgl/>
      <w:lvlText w:val="%1.%2.%3.%4.%5.%6.%7"/>
      <w:lvlJc w:val="left"/>
      <w:pPr>
        <w:ind w:left="1800" w:hanging="1440"/>
      </w:pPr>
      <w:rPr>
        <w:rFonts w:asciiTheme="minorHAnsi" w:hAnsiTheme="minorHAnsi" w:hint="default"/>
      </w:rPr>
    </w:lvl>
    <w:lvl w:ilvl="7">
      <w:start w:val="1"/>
      <w:numFmt w:val="decimal"/>
      <w:isLgl/>
      <w:lvlText w:val="%1.%2.%3.%4.%5.%6.%7.%8"/>
      <w:lvlJc w:val="left"/>
      <w:pPr>
        <w:ind w:left="2160" w:hanging="1800"/>
      </w:pPr>
      <w:rPr>
        <w:rFonts w:asciiTheme="minorHAnsi" w:hAnsiTheme="minorHAnsi" w:hint="default"/>
      </w:rPr>
    </w:lvl>
    <w:lvl w:ilvl="8">
      <w:start w:val="1"/>
      <w:numFmt w:val="decimal"/>
      <w:isLgl/>
      <w:lvlText w:val="%1.%2.%3.%4.%5.%6.%7.%8.%9"/>
      <w:lvlJc w:val="left"/>
      <w:pPr>
        <w:ind w:left="2160" w:hanging="1800"/>
      </w:pPr>
      <w:rPr>
        <w:rFonts w:asciiTheme="minorHAnsi" w:hAnsiTheme="minorHAnsi" w:hint="default"/>
      </w:rPr>
    </w:lvl>
  </w:abstractNum>
  <w:abstractNum w:abstractNumId="15" w15:restartNumberingAfterBreak="0">
    <w:nsid w:val="50436715"/>
    <w:multiLevelType w:val="hybridMultilevel"/>
    <w:tmpl w:val="1BD6609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0C97507"/>
    <w:multiLevelType w:val="hybridMultilevel"/>
    <w:tmpl w:val="CF22D5C2"/>
    <w:lvl w:ilvl="0" w:tplc="C79C6078">
      <w:start w:val="1"/>
      <w:numFmt w:val="bullet"/>
      <w:lvlText w:val=""/>
      <w:lvlJc w:val="left"/>
      <w:pPr>
        <w:ind w:left="1080" w:hanging="360"/>
      </w:pPr>
      <w:rPr>
        <w:rFonts w:ascii="Symbol" w:hAnsi="Symbol" w:hint="default"/>
        <w:color w:val="auto"/>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7" w15:restartNumberingAfterBreak="0">
    <w:nsid w:val="543C52FA"/>
    <w:multiLevelType w:val="hybridMultilevel"/>
    <w:tmpl w:val="53C05078"/>
    <w:lvl w:ilvl="0" w:tplc="0409000F">
      <w:start w:val="4"/>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59920CA4"/>
    <w:multiLevelType w:val="hybridMultilevel"/>
    <w:tmpl w:val="5F4C7E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2A40E5"/>
    <w:multiLevelType w:val="hybridMultilevel"/>
    <w:tmpl w:val="C13C97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64F330F"/>
    <w:multiLevelType w:val="hybridMultilevel"/>
    <w:tmpl w:val="6B0ABE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6FC3182"/>
    <w:multiLevelType w:val="multilevel"/>
    <w:tmpl w:val="F93AD430"/>
    <w:lvl w:ilvl="0">
      <w:start w:val="1"/>
      <w:numFmt w:val="decimal"/>
      <w:lvlText w:val="%1."/>
      <w:lvlJc w:val="left"/>
      <w:pPr>
        <w:ind w:left="1080" w:hanging="720"/>
      </w:pPr>
    </w:lvl>
    <w:lvl w:ilvl="1">
      <w:start w:val="1"/>
      <w:numFmt w:val="upperRoman"/>
      <w:lvlText w:val="."/>
      <w:lvlJc w:val="left"/>
      <w:pPr>
        <w:ind w:left="1440" w:hanging="360"/>
      </w:pPr>
      <w:rPr>
        <w:rFonts w:ascii="Arial" w:eastAsia="Aptos" w:hAnsi="Arial" w:cs="Arial"/>
      </w:r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2" w15:restartNumberingAfterBreak="0">
    <w:nsid w:val="6894374D"/>
    <w:multiLevelType w:val="multilevel"/>
    <w:tmpl w:val="7F0EB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FA42CA"/>
    <w:multiLevelType w:val="hybridMultilevel"/>
    <w:tmpl w:val="2D267102"/>
    <w:lvl w:ilvl="0" w:tplc="0B38C7A2">
      <w:start w:val="1"/>
      <w:numFmt w:val="upp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F67204F"/>
    <w:multiLevelType w:val="hybridMultilevel"/>
    <w:tmpl w:val="664E3F8E"/>
    <w:lvl w:ilvl="0" w:tplc="C79C607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FC2313"/>
    <w:multiLevelType w:val="hybridMultilevel"/>
    <w:tmpl w:val="BA1E988E"/>
    <w:lvl w:ilvl="0" w:tplc="9BD83D7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2E0479E"/>
    <w:multiLevelType w:val="hybridMultilevel"/>
    <w:tmpl w:val="BCA6C1F2"/>
    <w:lvl w:ilvl="0" w:tplc="D13687CA">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40E1171"/>
    <w:multiLevelType w:val="hybridMultilevel"/>
    <w:tmpl w:val="DFE86632"/>
    <w:lvl w:ilvl="0" w:tplc="C79C6078">
      <w:start w:val="1"/>
      <w:numFmt w:val="bullet"/>
      <w:lvlText w:val=""/>
      <w:lvlJc w:val="left"/>
      <w:pPr>
        <w:ind w:left="771" w:hanging="360"/>
      </w:pPr>
      <w:rPr>
        <w:rFonts w:ascii="Symbol" w:hAnsi="Symbol" w:hint="default"/>
        <w:color w:val="auto"/>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28" w15:restartNumberingAfterBreak="0">
    <w:nsid w:val="7C117298"/>
    <w:multiLevelType w:val="hybridMultilevel"/>
    <w:tmpl w:val="2EB141F2"/>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num w:numId="1" w16cid:durableId="125701175">
    <w:abstractNumId w:val="0"/>
  </w:num>
  <w:num w:numId="2" w16cid:durableId="1755273199">
    <w:abstractNumId w:val="20"/>
  </w:num>
  <w:num w:numId="3" w16cid:durableId="1349990296">
    <w:abstractNumId w:val="27"/>
  </w:num>
  <w:num w:numId="4" w16cid:durableId="338852851">
    <w:abstractNumId w:val="26"/>
  </w:num>
  <w:num w:numId="5" w16cid:durableId="875316876">
    <w:abstractNumId w:val="8"/>
  </w:num>
  <w:num w:numId="6" w16cid:durableId="971978597">
    <w:abstractNumId w:val="25"/>
  </w:num>
  <w:num w:numId="7" w16cid:durableId="391004719">
    <w:abstractNumId w:val="1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15857133">
    <w:abstractNumId w:val="16"/>
  </w:num>
  <w:num w:numId="9" w16cid:durableId="1440249626">
    <w:abstractNumId w:val="22"/>
  </w:num>
  <w:num w:numId="10" w16cid:durableId="711149645">
    <w:abstractNumId w:val="24"/>
  </w:num>
  <w:num w:numId="11" w16cid:durableId="261495651">
    <w:abstractNumId w:val="1"/>
  </w:num>
  <w:num w:numId="12" w16cid:durableId="526256781">
    <w:abstractNumId w:val="10"/>
  </w:num>
  <w:num w:numId="13" w16cid:durableId="1168137606">
    <w:abstractNumId w:val="7"/>
  </w:num>
  <w:num w:numId="14" w16cid:durableId="648557714">
    <w:abstractNumId w:val="12"/>
  </w:num>
  <w:num w:numId="15" w16cid:durableId="484904630">
    <w:abstractNumId w:val="23"/>
  </w:num>
  <w:num w:numId="16" w16cid:durableId="1934820136">
    <w:abstractNumId w:val="13"/>
  </w:num>
  <w:num w:numId="17" w16cid:durableId="1936474177">
    <w:abstractNumId w:val="21"/>
  </w:num>
  <w:num w:numId="18" w16cid:durableId="1960405936">
    <w:abstractNumId w:val="4"/>
  </w:num>
  <w:num w:numId="19" w16cid:durableId="1708947731">
    <w:abstractNumId w:val="5"/>
  </w:num>
  <w:num w:numId="20" w16cid:durableId="587349698">
    <w:abstractNumId w:val="18"/>
  </w:num>
  <w:num w:numId="21" w16cid:durableId="1997029803">
    <w:abstractNumId w:val="6"/>
  </w:num>
  <w:num w:numId="22" w16cid:durableId="104085214">
    <w:abstractNumId w:val="28"/>
  </w:num>
  <w:num w:numId="23" w16cid:durableId="1278758337">
    <w:abstractNumId w:val="3"/>
  </w:num>
  <w:num w:numId="24" w16cid:durableId="823158616">
    <w:abstractNumId w:val="11"/>
  </w:num>
  <w:num w:numId="25" w16cid:durableId="474494381">
    <w:abstractNumId w:val="19"/>
  </w:num>
  <w:num w:numId="26" w16cid:durableId="1666130864">
    <w:abstractNumId w:val="14"/>
  </w:num>
  <w:num w:numId="27" w16cid:durableId="1442337824">
    <w:abstractNumId w:val="15"/>
  </w:num>
  <w:num w:numId="28" w16cid:durableId="8533952">
    <w:abstractNumId w:val="2"/>
  </w:num>
  <w:num w:numId="29" w16cid:durableId="433205285">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min">
    <w15:presenceInfo w15:providerId="None" w15:userId="Admin"/>
  </w15:person>
  <w15:person w15:author="Lenovo">
    <w15:presenceInfo w15:providerId="None" w15:userId="Lenov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84C"/>
    <w:rsid w:val="00010258"/>
    <w:rsid w:val="0001083D"/>
    <w:rsid w:val="000213EA"/>
    <w:rsid w:val="00031098"/>
    <w:rsid w:val="00046F71"/>
    <w:rsid w:val="000628B8"/>
    <w:rsid w:val="00072821"/>
    <w:rsid w:val="0007400F"/>
    <w:rsid w:val="00082B7D"/>
    <w:rsid w:val="000D5818"/>
    <w:rsid w:val="0010383E"/>
    <w:rsid w:val="0010547A"/>
    <w:rsid w:val="00106DAE"/>
    <w:rsid w:val="00122DDC"/>
    <w:rsid w:val="00125A8B"/>
    <w:rsid w:val="00131279"/>
    <w:rsid w:val="001341EF"/>
    <w:rsid w:val="00172403"/>
    <w:rsid w:val="00175BC8"/>
    <w:rsid w:val="001936A8"/>
    <w:rsid w:val="001B0B62"/>
    <w:rsid w:val="001E12CA"/>
    <w:rsid w:val="00224DBC"/>
    <w:rsid w:val="0023225F"/>
    <w:rsid w:val="00243356"/>
    <w:rsid w:val="0026394F"/>
    <w:rsid w:val="00281328"/>
    <w:rsid w:val="00285FF6"/>
    <w:rsid w:val="002E712C"/>
    <w:rsid w:val="002F5B9B"/>
    <w:rsid w:val="00305AA3"/>
    <w:rsid w:val="003366EE"/>
    <w:rsid w:val="00382EE9"/>
    <w:rsid w:val="003C1AB5"/>
    <w:rsid w:val="00412F31"/>
    <w:rsid w:val="00420702"/>
    <w:rsid w:val="00452FEA"/>
    <w:rsid w:val="00471FD8"/>
    <w:rsid w:val="00474182"/>
    <w:rsid w:val="00476980"/>
    <w:rsid w:val="00483B4A"/>
    <w:rsid w:val="00494830"/>
    <w:rsid w:val="00494E13"/>
    <w:rsid w:val="004B2268"/>
    <w:rsid w:val="004B2C30"/>
    <w:rsid w:val="004C661C"/>
    <w:rsid w:val="004D1B91"/>
    <w:rsid w:val="004D2C9B"/>
    <w:rsid w:val="004F3774"/>
    <w:rsid w:val="00534C8D"/>
    <w:rsid w:val="00547F42"/>
    <w:rsid w:val="0056021A"/>
    <w:rsid w:val="00561004"/>
    <w:rsid w:val="00593E03"/>
    <w:rsid w:val="00595EC0"/>
    <w:rsid w:val="005A4A5E"/>
    <w:rsid w:val="005A7002"/>
    <w:rsid w:val="005B7A96"/>
    <w:rsid w:val="005D144C"/>
    <w:rsid w:val="005E23A6"/>
    <w:rsid w:val="005F6A35"/>
    <w:rsid w:val="0060229D"/>
    <w:rsid w:val="00624C0A"/>
    <w:rsid w:val="00643A5A"/>
    <w:rsid w:val="00657028"/>
    <w:rsid w:val="006743AE"/>
    <w:rsid w:val="006914F7"/>
    <w:rsid w:val="00692E79"/>
    <w:rsid w:val="00695415"/>
    <w:rsid w:val="00695447"/>
    <w:rsid w:val="006A5039"/>
    <w:rsid w:val="006B684C"/>
    <w:rsid w:val="006C12C0"/>
    <w:rsid w:val="00716572"/>
    <w:rsid w:val="0071727C"/>
    <w:rsid w:val="007276D8"/>
    <w:rsid w:val="007347B8"/>
    <w:rsid w:val="007572A2"/>
    <w:rsid w:val="00780830"/>
    <w:rsid w:val="00793039"/>
    <w:rsid w:val="007A3FC5"/>
    <w:rsid w:val="007D0F6B"/>
    <w:rsid w:val="007E1940"/>
    <w:rsid w:val="00812B4F"/>
    <w:rsid w:val="008271A3"/>
    <w:rsid w:val="00853C86"/>
    <w:rsid w:val="0086480F"/>
    <w:rsid w:val="00873734"/>
    <w:rsid w:val="00892838"/>
    <w:rsid w:val="008A4AFC"/>
    <w:rsid w:val="008B2673"/>
    <w:rsid w:val="008C57A5"/>
    <w:rsid w:val="008C7D89"/>
    <w:rsid w:val="008E677D"/>
    <w:rsid w:val="00917DF7"/>
    <w:rsid w:val="00922D9F"/>
    <w:rsid w:val="009401D9"/>
    <w:rsid w:val="00974BBA"/>
    <w:rsid w:val="009943BF"/>
    <w:rsid w:val="009B00D1"/>
    <w:rsid w:val="009E787D"/>
    <w:rsid w:val="009F11F6"/>
    <w:rsid w:val="00A037A5"/>
    <w:rsid w:val="00A13D48"/>
    <w:rsid w:val="00A22307"/>
    <w:rsid w:val="00A31DDA"/>
    <w:rsid w:val="00A34F01"/>
    <w:rsid w:val="00A77C58"/>
    <w:rsid w:val="00A930A6"/>
    <w:rsid w:val="00AA7345"/>
    <w:rsid w:val="00AB7633"/>
    <w:rsid w:val="00BA3E0E"/>
    <w:rsid w:val="00BC2BA2"/>
    <w:rsid w:val="00C47D13"/>
    <w:rsid w:val="00C47D1A"/>
    <w:rsid w:val="00C6224B"/>
    <w:rsid w:val="00C63A9E"/>
    <w:rsid w:val="00C7218F"/>
    <w:rsid w:val="00CA4A83"/>
    <w:rsid w:val="00CA697D"/>
    <w:rsid w:val="00CE31E9"/>
    <w:rsid w:val="00D00CD9"/>
    <w:rsid w:val="00D15EEB"/>
    <w:rsid w:val="00D23B06"/>
    <w:rsid w:val="00D509C5"/>
    <w:rsid w:val="00D75E44"/>
    <w:rsid w:val="00D773EB"/>
    <w:rsid w:val="00D829BE"/>
    <w:rsid w:val="00D913E1"/>
    <w:rsid w:val="00D957B3"/>
    <w:rsid w:val="00DA39E7"/>
    <w:rsid w:val="00DB3046"/>
    <w:rsid w:val="00DB6ED5"/>
    <w:rsid w:val="00DC117D"/>
    <w:rsid w:val="00DD203C"/>
    <w:rsid w:val="00DF5F51"/>
    <w:rsid w:val="00E21705"/>
    <w:rsid w:val="00E46DEA"/>
    <w:rsid w:val="00E50D38"/>
    <w:rsid w:val="00E52012"/>
    <w:rsid w:val="00E75E8E"/>
    <w:rsid w:val="00EB649E"/>
    <w:rsid w:val="00F12106"/>
    <w:rsid w:val="00F26E25"/>
    <w:rsid w:val="00F27B0E"/>
    <w:rsid w:val="00F8347E"/>
    <w:rsid w:val="00F96052"/>
    <w:rsid w:val="00FA3B49"/>
    <w:rsid w:val="00FA631B"/>
    <w:rsid w:val="00FE0A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1D293"/>
  <w15:chartTrackingRefBased/>
  <w15:docId w15:val="{9007CCF7-BAFF-474F-84D9-8D4FA2EF0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6ED5"/>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B68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1"/>
    <w:unhideWhenUsed/>
    <w:qFormat/>
    <w:rsid w:val="006B68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68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68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68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68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68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68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68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8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1"/>
    <w:rsid w:val="006B68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68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68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68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68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68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68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684C"/>
    <w:rPr>
      <w:rFonts w:eastAsiaTheme="majorEastAsia" w:cstheme="majorBidi"/>
      <w:color w:val="272727" w:themeColor="text1" w:themeTint="D8"/>
    </w:rPr>
  </w:style>
  <w:style w:type="paragraph" w:styleId="Title">
    <w:name w:val="Title"/>
    <w:basedOn w:val="Normal"/>
    <w:next w:val="Normal"/>
    <w:link w:val="TitleChar"/>
    <w:uiPriority w:val="10"/>
    <w:qFormat/>
    <w:rsid w:val="006B68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68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68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8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684C"/>
    <w:pPr>
      <w:spacing w:before="160"/>
      <w:jc w:val="center"/>
    </w:pPr>
    <w:rPr>
      <w:i/>
      <w:iCs/>
      <w:color w:val="404040" w:themeColor="text1" w:themeTint="BF"/>
    </w:rPr>
  </w:style>
  <w:style w:type="character" w:customStyle="1" w:styleId="QuoteChar">
    <w:name w:val="Quote Char"/>
    <w:basedOn w:val="DefaultParagraphFont"/>
    <w:link w:val="Quote"/>
    <w:uiPriority w:val="29"/>
    <w:rsid w:val="006B684C"/>
    <w:rPr>
      <w:i/>
      <w:iCs/>
      <w:color w:val="404040" w:themeColor="text1" w:themeTint="BF"/>
    </w:rPr>
  </w:style>
  <w:style w:type="paragraph" w:styleId="ListParagraph">
    <w:name w:val="List Paragraph"/>
    <w:aliases w:val="List Paragraph (numbered (a)),First Level Outline,Table/Figure Heading,Bullets,Ha,Heading3,Indent Paragraph,LIST OF TABLES.,List Bullet Mary,List Paragraph nowy,List Paragraph1,List bullet,Numbered List Paragraph,References,body bullets,l"/>
    <w:basedOn w:val="Normal"/>
    <w:link w:val="ListParagraphChar"/>
    <w:uiPriority w:val="34"/>
    <w:qFormat/>
    <w:rsid w:val="006B684C"/>
    <w:pPr>
      <w:ind w:left="720"/>
      <w:contextualSpacing/>
    </w:pPr>
  </w:style>
  <w:style w:type="character" w:styleId="IntenseEmphasis">
    <w:name w:val="Intense Emphasis"/>
    <w:basedOn w:val="DefaultParagraphFont"/>
    <w:uiPriority w:val="21"/>
    <w:qFormat/>
    <w:rsid w:val="006B684C"/>
    <w:rPr>
      <w:i/>
      <w:iCs/>
      <w:color w:val="0F4761" w:themeColor="accent1" w:themeShade="BF"/>
    </w:rPr>
  </w:style>
  <w:style w:type="paragraph" w:styleId="IntenseQuote">
    <w:name w:val="Intense Quote"/>
    <w:basedOn w:val="Normal"/>
    <w:next w:val="Normal"/>
    <w:link w:val="IntenseQuoteChar"/>
    <w:uiPriority w:val="30"/>
    <w:qFormat/>
    <w:rsid w:val="006B68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684C"/>
    <w:rPr>
      <w:i/>
      <w:iCs/>
      <w:color w:val="0F4761" w:themeColor="accent1" w:themeShade="BF"/>
    </w:rPr>
  </w:style>
  <w:style w:type="character" w:styleId="IntenseReference">
    <w:name w:val="Intense Reference"/>
    <w:basedOn w:val="DefaultParagraphFont"/>
    <w:uiPriority w:val="32"/>
    <w:qFormat/>
    <w:rsid w:val="006B684C"/>
    <w:rPr>
      <w:b/>
      <w:bCs/>
      <w:smallCaps/>
      <w:color w:val="0F4761" w:themeColor="accent1" w:themeShade="BF"/>
      <w:spacing w:val="5"/>
    </w:rPr>
  </w:style>
  <w:style w:type="paragraph" w:styleId="BodyText">
    <w:name w:val="Body Text"/>
    <w:basedOn w:val="Normal"/>
    <w:link w:val="BodyTextChar"/>
    <w:uiPriority w:val="1"/>
    <w:qFormat/>
    <w:rsid w:val="006B684C"/>
    <w:pPr>
      <w:widowControl w:val="0"/>
      <w:autoSpaceDE w:val="0"/>
      <w:autoSpaceDN w:val="0"/>
      <w:spacing w:after="0" w:line="240" w:lineRule="auto"/>
    </w:pPr>
    <w:rPr>
      <w:rFonts w:ascii="Arial MT" w:eastAsia="Arial MT" w:hAnsi="Arial MT" w:cs="Arial MT"/>
      <w:sz w:val="20"/>
      <w:szCs w:val="20"/>
    </w:rPr>
  </w:style>
  <w:style w:type="character" w:customStyle="1" w:styleId="BodyTextChar">
    <w:name w:val="Body Text Char"/>
    <w:basedOn w:val="DefaultParagraphFont"/>
    <w:link w:val="BodyText"/>
    <w:uiPriority w:val="1"/>
    <w:rsid w:val="006B684C"/>
    <w:rPr>
      <w:rFonts w:ascii="Arial MT" w:eastAsia="Arial MT" w:hAnsi="Arial MT" w:cs="Arial MT"/>
      <w:kern w:val="0"/>
      <w:sz w:val="20"/>
      <w:szCs w:val="20"/>
      <w14:ligatures w14:val="none"/>
    </w:rPr>
  </w:style>
  <w:style w:type="paragraph" w:customStyle="1" w:styleId="TableParagraph">
    <w:name w:val="Table Paragraph"/>
    <w:basedOn w:val="Normal"/>
    <w:uiPriority w:val="1"/>
    <w:qFormat/>
    <w:rsid w:val="006B684C"/>
    <w:pPr>
      <w:widowControl w:val="0"/>
      <w:autoSpaceDE w:val="0"/>
      <w:autoSpaceDN w:val="0"/>
      <w:spacing w:after="0" w:line="240" w:lineRule="auto"/>
    </w:pPr>
    <w:rPr>
      <w:rFonts w:ascii="Arial MT" w:eastAsia="Arial MT" w:hAnsi="Arial MT" w:cs="Arial MT"/>
    </w:rPr>
  </w:style>
  <w:style w:type="character" w:customStyle="1" w:styleId="ListParagraphChar">
    <w:name w:val="List Paragraph Char"/>
    <w:aliases w:val="List Paragraph (numbered (a)) Char,First Level Outline Char,Table/Figure Heading Char,Bullets Char,Ha Char,Heading3 Char,Indent Paragraph Char,LIST OF TABLES. Char,List Bullet Mary Char,List Paragraph nowy Char,List Paragraph1 Char"/>
    <w:basedOn w:val="DefaultParagraphFont"/>
    <w:link w:val="ListParagraph"/>
    <w:uiPriority w:val="34"/>
    <w:qFormat/>
    <w:locked/>
    <w:rsid w:val="006B684C"/>
  </w:style>
  <w:style w:type="character" w:styleId="CommentReference">
    <w:name w:val="annotation reference"/>
    <w:basedOn w:val="DefaultParagraphFont"/>
    <w:uiPriority w:val="99"/>
    <w:semiHidden/>
    <w:unhideWhenUsed/>
    <w:rsid w:val="006B684C"/>
    <w:rPr>
      <w:sz w:val="16"/>
      <w:szCs w:val="16"/>
    </w:rPr>
  </w:style>
  <w:style w:type="paragraph" w:styleId="CommentText">
    <w:name w:val="annotation text"/>
    <w:basedOn w:val="Normal"/>
    <w:link w:val="CommentTextChar"/>
    <w:uiPriority w:val="99"/>
    <w:unhideWhenUsed/>
    <w:rsid w:val="006B684C"/>
    <w:pPr>
      <w:spacing w:line="240" w:lineRule="auto"/>
    </w:pPr>
    <w:rPr>
      <w:sz w:val="20"/>
      <w:szCs w:val="20"/>
    </w:rPr>
  </w:style>
  <w:style w:type="character" w:customStyle="1" w:styleId="CommentTextChar">
    <w:name w:val="Comment Text Char"/>
    <w:basedOn w:val="DefaultParagraphFont"/>
    <w:link w:val="CommentText"/>
    <w:uiPriority w:val="99"/>
    <w:rsid w:val="006B684C"/>
    <w:rPr>
      <w:kern w:val="0"/>
      <w:sz w:val="20"/>
      <w:szCs w:val="20"/>
      <w14:ligatures w14:val="none"/>
    </w:rPr>
  </w:style>
  <w:style w:type="paragraph" w:customStyle="1" w:styleId="Default">
    <w:name w:val="Default"/>
    <w:rsid w:val="006B684C"/>
    <w:pPr>
      <w:autoSpaceDE w:val="0"/>
      <w:autoSpaceDN w:val="0"/>
      <w:adjustRightInd w:val="0"/>
      <w:spacing w:after="0" w:line="240" w:lineRule="auto"/>
    </w:pPr>
    <w:rPr>
      <w:rFonts w:ascii="Arial" w:hAnsi="Arial" w:cs="Arial"/>
      <w:color w:val="000000"/>
      <w:kern w:val="0"/>
      <w14:ligatures w14:val="none"/>
    </w:rPr>
  </w:style>
  <w:style w:type="paragraph" w:styleId="NormalWeb">
    <w:name w:val="Normal (Web)"/>
    <w:basedOn w:val="Normal"/>
    <w:uiPriority w:val="99"/>
    <w:unhideWhenUsed/>
    <w:rsid w:val="006B684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943BF"/>
    <w:rPr>
      <w:color w:val="467886" w:themeColor="hyperlink"/>
      <w:u w:val="single"/>
    </w:rPr>
  </w:style>
  <w:style w:type="character" w:styleId="UnresolvedMention">
    <w:name w:val="Unresolved Mention"/>
    <w:basedOn w:val="DefaultParagraphFont"/>
    <w:uiPriority w:val="99"/>
    <w:semiHidden/>
    <w:unhideWhenUsed/>
    <w:rsid w:val="009943BF"/>
    <w:rPr>
      <w:color w:val="605E5C"/>
      <w:shd w:val="clear" w:color="auto" w:fill="E1DFDD"/>
    </w:rPr>
  </w:style>
  <w:style w:type="paragraph" w:styleId="Header">
    <w:name w:val="header"/>
    <w:basedOn w:val="Normal"/>
    <w:link w:val="HeaderChar"/>
    <w:uiPriority w:val="99"/>
    <w:unhideWhenUsed/>
    <w:rsid w:val="005A4A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4A5E"/>
    <w:rPr>
      <w:kern w:val="0"/>
      <w:sz w:val="22"/>
      <w:szCs w:val="22"/>
      <w14:ligatures w14:val="none"/>
    </w:rPr>
  </w:style>
  <w:style w:type="paragraph" w:styleId="Footer">
    <w:name w:val="footer"/>
    <w:basedOn w:val="Normal"/>
    <w:link w:val="FooterChar"/>
    <w:uiPriority w:val="99"/>
    <w:unhideWhenUsed/>
    <w:rsid w:val="005A4A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4A5E"/>
    <w:rPr>
      <w:kern w:val="0"/>
      <w:sz w:val="22"/>
      <w:szCs w:val="22"/>
      <w14:ligatures w14:val="none"/>
    </w:rPr>
  </w:style>
  <w:style w:type="paragraph" w:styleId="TOCHeading">
    <w:name w:val="TOC Heading"/>
    <w:basedOn w:val="Heading1"/>
    <w:next w:val="Normal"/>
    <w:uiPriority w:val="39"/>
    <w:unhideWhenUsed/>
    <w:qFormat/>
    <w:rsid w:val="005A4A5E"/>
    <w:pPr>
      <w:spacing w:before="240" w:after="0" w:line="259" w:lineRule="auto"/>
      <w:outlineLvl w:val="9"/>
    </w:pPr>
    <w:rPr>
      <w:sz w:val="32"/>
      <w:szCs w:val="32"/>
    </w:rPr>
  </w:style>
  <w:style w:type="paragraph" w:styleId="TOC1">
    <w:name w:val="toc 1"/>
    <w:basedOn w:val="Normal"/>
    <w:next w:val="Normal"/>
    <w:autoRedefine/>
    <w:uiPriority w:val="39"/>
    <w:unhideWhenUsed/>
    <w:rsid w:val="005A4A5E"/>
    <w:pPr>
      <w:spacing w:after="100"/>
    </w:pPr>
  </w:style>
  <w:style w:type="table" w:styleId="TableGrid">
    <w:name w:val="Table Grid"/>
    <w:basedOn w:val="TableNormal"/>
    <w:uiPriority w:val="39"/>
    <w:rsid w:val="001341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305AA3"/>
    <w:pPr>
      <w:spacing w:after="0" w:line="240" w:lineRule="auto"/>
    </w:pPr>
    <w:rPr>
      <w:kern w:val="0"/>
      <w:sz w:val="22"/>
      <w:szCs w:val="22"/>
      <w14:ligatures w14:val="none"/>
    </w:rPr>
  </w:style>
  <w:style w:type="paragraph" w:styleId="CommentSubject">
    <w:name w:val="annotation subject"/>
    <w:basedOn w:val="CommentText"/>
    <w:next w:val="CommentText"/>
    <w:link w:val="CommentSubjectChar"/>
    <w:uiPriority w:val="99"/>
    <w:semiHidden/>
    <w:unhideWhenUsed/>
    <w:rsid w:val="00D913E1"/>
    <w:rPr>
      <w:b/>
      <w:bCs/>
    </w:rPr>
  </w:style>
  <w:style w:type="character" w:customStyle="1" w:styleId="CommentSubjectChar">
    <w:name w:val="Comment Subject Char"/>
    <w:basedOn w:val="CommentTextChar"/>
    <w:link w:val="CommentSubject"/>
    <w:uiPriority w:val="99"/>
    <w:semiHidden/>
    <w:rsid w:val="00D913E1"/>
    <w:rPr>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061502">
      <w:bodyDiv w:val="1"/>
      <w:marLeft w:val="0"/>
      <w:marRight w:val="0"/>
      <w:marTop w:val="0"/>
      <w:marBottom w:val="0"/>
      <w:divBdr>
        <w:top w:val="none" w:sz="0" w:space="0" w:color="auto"/>
        <w:left w:val="none" w:sz="0" w:space="0" w:color="auto"/>
        <w:bottom w:val="none" w:sz="0" w:space="0" w:color="auto"/>
        <w:right w:val="none" w:sz="0" w:space="0" w:color="auto"/>
      </w:divBdr>
    </w:div>
    <w:div w:id="276061042">
      <w:bodyDiv w:val="1"/>
      <w:marLeft w:val="0"/>
      <w:marRight w:val="0"/>
      <w:marTop w:val="0"/>
      <w:marBottom w:val="0"/>
      <w:divBdr>
        <w:top w:val="none" w:sz="0" w:space="0" w:color="auto"/>
        <w:left w:val="none" w:sz="0" w:space="0" w:color="auto"/>
        <w:bottom w:val="none" w:sz="0" w:space="0" w:color="auto"/>
        <w:right w:val="none" w:sz="0" w:space="0" w:color="auto"/>
      </w:divBdr>
    </w:div>
    <w:div w:id="280185868">
      <w:bodyDiv w:val="1"/>
      <w:marLeft w:val="0"/>
      <w:marRight w:val="0"/>
      <w:marTop w:val="0"/>
      <w:marBottom w:val="0"/>
      <w:divBdr>
        <w:top w:val="none" w:sz="0" w:space="0" w:color="auto"/>
        <w:left w:val="none" w:sz="0" w:space="0" w:color="auto"/>
        <w:bottom w:val="none" w:sz="0" w:space="0" w:color="auto"/>
        <w:right w:val="none" w:sz="0" w:space="0" w:color="auto"/>
      </w:divBdr>
    </w:div>
    <w:div w:id="329022848">
      <w:bodyDiv w:val="1"/>
      <w:marLeft w:val="0"/>
      <w:marRight w:val="0"/>
      <w:marTop w:val="0"/>
      <w:marBottom w:val="0"/>
      <w:divBdr>
        <w:top w:val="none" w:sz="0" w:space="0" w:color="auto"/>
        <w:left w:val="none" w:sz="0" w:space="0" w:color="auto"/>
        <w:bottom w:val="none" w:sz="0" w:space="0" w:color="auto"/>
        <w:right w:val="none" w:sz="0" w:space="0" w:color="auto"/>
      </w:divBdr>
    </w:div>
    <w:div w:id="390231722">
      <w:bodyDiv w:val="1"/>
      <w:marLeft w:val="0"/>
      <w:marRight w:val="0"/>
      <w:marTop w:val="0"/>
      <w:marBottom w:val="0"/>
      <w:divBdr>
        <w:top w:val="none" w:sz="0" w:space="0" w:color="auto"/>
        <w:left w:val="none" w:sz="0" w:space="0" w:color="auto"/>
        <w:bottom w:val="none" w:sz="0" w:space="0" w:color="auto"/>
        <w:right w:val="none" w:sz="0" w:space="0" w:color="auto"/>
      </w:divBdr>
    </w:div>
    <w:div w:id="498038759">
      <w:bodyDiv w:val="1"/>
      <w:marLeft w:val="0"/>
      <w:marRight w:val="0"/>
      <w:marTop w:val="0"/>
      <w:marBottom w:val="0"/>
      <w:divBdr>
        <w:top w:val="none" w:sz="0" w:space="0" w:color="auto"/>
        <w:left w:val="none" w:sz="0" w:space="0" w:color="auto"/>
        <w:bottom w:val="none" w:sz="0" w:space="0" w:color="auto"/>
        <w:right w:val="none" w:sz="0" w:space="0" w:color="auto"/>
      </w:divBdr>
    </w:div>
    <w:div w:id="531043255">
      <w:bodyDiv w:val="1"/>
      <w:marLeft w:val="0"/>
      <w:marRight w:val="0"/>
      <w:marTop w:val="0"/>
      <w:marBottom w:val="0"/>
      <w:divBdr>
        <w:top w:val="none" w:sz="0" w:space="0" w:color="auto"/>
        <w:left w:val="none" w:sz="0" w:space="0" w:color="auto"/>
        <w:bottom w:val="none" w:sz="0" w:space="0" w:color="auto"/>
        <w:right w:val="none" w:sz="0" w:space="0" w:color="auto"/>
      </w:divBdr>
    </w:div>
    <w:div w:id="557202236">
      <w:bodyDiv w:val="1"/>
      <w:marLeft w:val="0"/>
      <w:marRight w:val="0"/>
      <w:marTop w:val="0"/>
      <w:marBottom w:val="0"/>
      <w:divBdr>
        <w:top w:val="none" w:sz="0" w:space="0" w:color="auto"/>
        <w:left w:val="none" w:sz="0" w:space="0" w:color="auto"/>
        <w:bottom w:val="none" w:sz="0" w:space="0" w:color="auto"/>
        <w:right w:val="none" w:sz="0" w:space="0" w:color="auto"/>
      </w:divBdr>
    </w:div>
    <w:div w:id="574167732">
      <w:bodyDiv w:val="1"/>
      <w:marLeft w:val="0"/>
      <w:marRight w:val="0"/>
      <w:marTop w:val="0"/>
      <w:marBottom w:val="0"/>
      <w:divBdr>
        <w:top w:val="none" w:sz="0" w:space="0" w:color="auto"/>
        <w:left w:val="none" w:sz="0" w:space="0" w:color="auto"/>
        <w:bottom w:val="none" w:sz="0" w:space="0" w:color="auto"/>
        <w:right w:val="none" w:sz="0" w:space="0" w:color="auto"/>
      </w:divBdr>
    </w:div>
    <w:div w:id="610474754">
      <w:bodyDiv w:val="1"/>
      <w:marLeft w:val="0"/>
      <w:marRight w:val="0"/>
      <w:marTop w:val="0"/>
      <w:marBottom w:val="0"/>
      <w:divBdr>
        <w:top w:val="none" w:sz="0" w:space="0" w:color="auto"/>
        <w:left w:val="none" w:sz="0" w:space="0" w:color="auto"/>
        <w:bottom w:val="none" w:sz="0" w:space="0" w:color="auto"/>
        <w:right w:val="none" w:sz="0" w:space="0" w:color="auto"/>
      </w:divBdr>
    </w:div>
    <w:div w:id="624580677">
      <w:bodyDiv w:val="1"/>
      <w:marLeft w:val="0"/>
      <w:marRight w:val="0"/>
      <w:marTop w:val="0"/>
      <w:marBottom w:val="0"/>
      <w:divBdr>
        <w:top w:val="none" w:sz="0" w:space="0" w:color="auto"/>
        <w:left w:val="none" w:sz="0" w:space="0" w:color="auto"/>
        <w:bottom w:val="none" w:sz="0" w:space="0" w:color="auto"/>
        <w:right w:val="none" w:sz="0" w:space="0" w:color="auto"/>
      </w:divBdr>
    </w:div>
    <w:div w:id="630941728">
      <w:bodyDiv w:val="1"/>
      <w:marLeft w:val="0"/>
      <w:marRight w:val="0"/>
      <w:marTop w:val="0"/>
      <w:marBottom w:val="0"/>
      <w:divBdr>
        <w:top w:val="none" w:sz="0" w:space="0" w:color="auto"/>
        <w:left w:val="none" w:sz="0" w:space="0" w:color="auto"/>
        <w:bottom w:val="none" w:sz="0" w:space="0" w:color="auto"/>
        <w:right w:val="none" w:sz="0" w:space="0" w:color="auto"/>
      </w:divBdr>
    </w:div>
    <w:div w:id="635525376">
      <w:bodyDiv w:val="1"/>
      <w:marLeft w:val="0"/>
      <w:marRight w:val="0"/>
      <w:marTop w:val="0"/>
      <w:marBottom w:val="0"/>
      <w:divBdr>
        <w:top w:val="none" w:sz="0" w:space="0" w:color="auto"/>
        <w:left w:val="none" w:sz="0" w:space="0" w:color="auto"/>
        <w:bottom w:val="none" w:sz="0" w:space="0" w:color="auto"/>
        <w:right w:val="none" w:sz="0" w:space="0" w:color="auto"/>
      </w:divBdr>
    </w:div>
    <w:div w:id="658849923">
      <w:bodyDiv w:val="1"/>
      <w:marLeft w:val="0"/>
      <w:marRight w:val="0"/>
      <w:marTop w:val="0"/>
      <w:marBottom w:val="0"/>
      <w:divBdr>
        <w:top w:val="none" w:sz="0" w:space="0" w:color="auto"/>
        <w:left w:val="none" w:sz="0" w:space="0" w:color="auto"/>
        <w:bottom w:val="none" w:sz="0" w:space="0" w:color="auto"/>
        <w:right w:val="none" w:sz="0" w:space="0" w:color="auto"/>
      </w:divBdr>
    </w:div>
    <w:div w:id="735973227">
      <w:bodyDiv w:val="1"/>
      <w:marLeft w:val="0"/>
      <w:marRight w:val="0"/>
      <w:marTop w:val="0"/>
      <w:marBottom w:val="0"/>
      <w:divBdr>
        <w:top w:val="none" w:sz="0" w:space="0" w:color="auto"/>
        <w:left w:val="none" w:sz="0" w:space="0" w:color="auto"/>
        <w:bottom w:val="none" w:sz="0" w:space="0" w:color="auto"/>
        <w:right w:val="none" w:sz="0" w:space="0" w:color="auto"/>
      </w:divBdr>
    </w:div>
    <w:div w:id="783113435">
      <w:bodyDiv w:val="1"/>
      <w:marLeft w:val="0"/>
      <w:marRight w:val="0"/>
      <w:marTop w:val="0"/>
      <w:marBottom w:val="0"/>
      <w:divBdr>
        <w:top w:val="none" w:sz="0" w:space="0" w:color="auto"/>
        <w:left w:val="none" w:sz="0" w:space="0" w:color="auto"/>
        <w:bottom w:val="none" w:sz="0" w:space="0" w:color="auto"/>
        <w:right w:val="none" w:sz="0" w:space="0" w:color="auto"/>
      </w:divBdr>
    </w:div>
    <w:div w:id="835195034">
      <w:bodyDiv w:val="1"/>
      <w:marLeft w:val="0"/>
      <w:marRight w:val="0"/>
      <w:marTop w:val="0"/>
      <w:marBottom w:val="0"/>
      <w:divBdr>
        <w:top w:val="none" w:sz="0" w:space="0" w:color="auto"/>
        <w:left w:val="none" w:sz="0" w:space="0" w:color="auto"/>
        <w:bottom w:val="none" w:sz="0" w:space="0" w:color="auto"/>
        <w:right w:val="none" w:sz="0" w:space="0" w:color="auto"/>
      </w:divBdr>
    </w:div>
    <w:div w:id="841965875">
      <w:bodyDiv w:val="1"/>
      <w:marLeft w:val="0"/>
      <w:marRight w:val="0"/>
      <w:marTop w:val="0"/>
      <w:marBottom w:val="0"/>
      <w:divBdr>
        <w:top w:val="none" w:sz="0" w:space="0" w:color="auto"/>
        <w:left w:val="none" w:sz="0" w:space="0" w:color="auto"/>
        <w:bottom w:val="none" w:sz="0" w:space="0" w:color="auto"/>
        <w:right w:val="none" w:sz="0" w:space="0" w:color="auto"/>
      </w:divBdr>
    </w:div>
    <w:div w:id="989283789">
      <w:bodyDiv w:val="1"/>
      <w:marLeft w:val="0"/>
      <w:marRight w:val="0"/>
      <w:marTop w:val="0"/>
      <w:marBottom w:val="0"/>
      <w:divBdr>
        <w:top w:val="none" w:sz="0" w:space="0" w:color="auto"/>
        <w:left w:val="none" w:sz="0" w:space="0" w:color="auto"/>
        <w:bottom w:val="none" w:sz="0" w:space="0" w:color="auto"/>
        <w:right w:val="none" w:sz="0" w:space="0" w:color="auto"/>
      </w:divBdr>
    </w:div>
    <w:div w:id="1025399765">
      <w:bodyDiv w:val="1"/>
      <w:marLeft w:val="0"/>
      <w:marRight w:val="0"/>
      <w:marTop w:val="0"/>
      <w:marBottom w:val="0"/>
      <w:divBdr>
        <w:top w:val="none" w:sz="0" w:space="0" w:color="auto"/>
        <w:left w:val="none" w:sz="0" w:space="0" w:color="auto"/>
        <w:bottom w:val="none" w:sz="0" w:space="0" w:color="auto"/>
        <w:right w:val="none" w:sz="0" w:space="0" w:color="auto"/>
      </w:divBdr>
    </w:div>
    <w:div w:id="1214972035">
      <w:bodyDiv w:val="1"/>
      <w:marLeft w:val="0"/>
      <w:marRight w:val="0"/>
      <w:marTop w:val="0"/>
      <w:marBottom w:val="0"/>
      <w:divBdr>
        <w:top w:val="none" w:sz="0" w:space="0" w:color="auto"/>
        <w:left w:val="none" w:sz="0" w:space="0" w:color="auto"/>
        <w:bottom w:val="none" w:sz="0" w:space="0" w:color="auto"/>
        <w:right w:val="none" w:sz="0" w:space="0" w:color="auto"/>
      </w:divBdr>
    </w:div>
    <w:div w:id="1226188698">
      <w:bodyDiv w:val="1"/>
      <w:marLeft w:val="0"/>
      <w:marRight w:val="0"/>
      <w:marTop w:val="0"/>
      <w:marBottom w:val="0"/>
      <w:divBdr>
        <w:top w:val="none" w:sz="0" w:space="0" w:color="auto"/>
        <w:left w:val="none" w:sz="0" w:space="0" w:color="auto"/>
        <w:bottom w:val="none" w:sz="0" w:space="0" w:color="auto"/>
        <w:right w:val="none" w:sz="0" w:space="0" w:color="auto"/>
      </w:divBdr>
    </w:div>
    <w:div w:id="1269236103">
      <w:bodyDiv w:val="1"/>
      <w:marLeft w:val="0"/>
      <w:marRight w:val="0"/>
      <w:marTop w:val="0"/>
      <w:marBottom w:val="0"/>
      <w:divBdr>
        <w:top w:val="none" w:sz="0" w:space="0" w:color="auto"/>
        <w:left w:val="none" w:sz="0" w:space="0" w:color="auto"/>
        <w:bottom w:val="none" w:sz="0" w:space="0" w:color="auto"/>
        <w:right w:val="none" w:sz="0" w:space="0" w:color="auto"/>
      </w:divBdr>
    </w:div>
    <w:div w:id="1317682172">
      <w:bodyDiv w:val="1"/>
      <w:marLeft w:val="0"/>
      <w:marRight w:val="0"/>
      <w:marTop w:val="0"/>
      <w:marBottom w:val="0"/>
      <w:divBdr>
        <w:top w:val="none" w:sz="0" w:space="0" w:color="auto"/>
        <w:left w:val="none" w:sz="0" w:space="0" w:color="auto"/>
        <w:bottom w:val="none" w:sz="0" w:space="0" w:color="auto"/>
        <w:right w:val="none" w:sz="0" w:space="0" w:color="auto"/>
      </w:divBdr>
    </w:div>
    <w:div w:id="1372732066">
      <w:bodyDiv w:val="1"/>
      <w:marLeft w:val="0"/>
      <w:marRight w:val="0"/>
      <w:marTop w:val="0"/>
      <w:marBottom w:val="0"/>
      <w:divBdr>
        <w:top w:val="none" w:sz="0" w:space="0" w:color="auto"/>
        <w:left w:val="none" w:sz="0" w:space="0" w:color="auto"/>
        <w:bottom w:val="none" w:sz="0" w:space="0" w:color="auto"/>
        <w:right w:val="none" w:sz="0" w:space="0" w:color="auto"/>
      </w:divBdr>
    </w:div>
    <w:div w:id="1407728917">
      <w:bodyDiv w:val="1"/>
      <w:marLeft w:val="0"/>
      <w:marRight w:val="0"/>
      <w:marTop w:val="0"/>
      <w:marBottom w:val="0"/>
      <w:divBdr>
        <w:top w:val="none" w:sz="0" w:space="0" w:color="auto"/>
        <w:left w:val="none" w:sz="0" w:space="0" w:color="auto"/>
        <w:bottom w:val="none" w:sz="0" w:space="0" w:color="auto"/>
        <w:right w:val="none" w:sz="0" w:space="0" w:color="auto"/>
      </w:divBdr>
    </w:div>
    <w:div w:id="1505238872">
      <w:bodyDiv w:val="1"/>
      <w:marLeft w:val="0"/>
      <w:marRight w:val="0"/>
      <w:marTop w:val="0"/>
      <w:marBottom w:val="0"/>
      <w:divBdr>
        <w:top w:val="none" w:sz="0" w:space="0" w:color="auto"/>
        <w:left w:val="none" w:sz="0" w:space="0" w:color="auto"/>
        <w:bottom w:val="none" w:sz="0" w:space="0" w:color="auto"/>
        <w:right w:val="none" w:sz="0" w:space="0" w:color="auto"/>
      </w:divBdr>
    </w:div>
    <w:div w:id="1591045912">
      <w:bodyDiv w:val="1"/>
      <w:marLeft w:val="0"/>
      <w:marRight w:val="0"/>
      <w:marTop w:val="0"/>
      <w:marBottom w:val="0"/>
      <w:divBdr>
        <w:top w:val="none" w:sz="0" w:space="0" w:color="auto"/>
        <w:left w:val="none" w:sz="0" w:space="0" w:color="auto"/>
        <w:bottom w:val="none" w:sz="0" w:space="0" w:color="auto"/>
        <w:right w:val="none" w:sz="0" w:space="0" w:color="auto"/>
      </w:divBdr>
    </w:div>
    <w:div w:id="1637251197">
      <w:bodyDiv w:val="1"/>
      <w:marLeft w:val="0"/>
      <w:marRight w:val="0"/>
      <w:marTop w:val="0"/>
      <w:marBottom w:val="0"/>
      <w:divBdr>
        <w:top w:val="none" w:sz="0" w:space="0" w:color="auto"/>
        <w:left w:val="none" w:sz="0" w:space="0" w:color="auto"/>
        <w:bottom w:val="none" w:sz="0" w:space="0" w:color="auto"/>
        <w:right w:val="none" w:sz="0" w:space="0" w:color="auto"/>
      </w:divBdr>
    </w:div>
    <w:div w:id="1916040808">
      <w:bodyDiv w:val="1"/>
      <w:marLeft w:val="0"/>
      <w:marRight w:val="0"/>
      <w:marTop w:val="0"/>
      <w:marBottom w:val="0"/>
      <w:divBdr>
        <w:top w:val="none" w:sz="0" w:space="0" w:color="auto"/>
        <w:left w:val="none" w:sz="0" w:space="0" w:color="auto"/>
        <w:bottom w:val="none" w:sz="0" w:space="0" w:color="auto"/>
        <w:right w:val="none" w:sz="0" w:space="0" w:color="auto"/>
      </w:divBdr>
    </w:div>
    <w:div w:id="2003924268">
      <w:bodyDiv w:val="1"/>
      <w:marLeft w:val="0"/>
      <w:marRight w:val="0"/>
      <w:marTop w:val="0"/>
      <w:marBottom w:val="0"/>
      <w:divBdr>
        <w:top w:val="none" w:sz="0" w:space="0" w:color="auto"/>
        <w:left w:val="none" w:sz="0" w:space="0" w:color="auto"/>
        <w:bottom w:val="none" w:sz="0" w:space="0" w:color="auto"/>
        <w:right w:val="none" w:sz="0" w:space="0" w:color="auto"/>
      </w:divBdr>
    </w:div>
    <w:div w:id="2104186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lugoga.github.io/stock_training_somali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rive.google.com/drive/folders/1zEIZCy4GiUm7ex3_cumh9iU1pN9NqkoA" TargetMode="Externa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31DC0A-0473-4571-8301-57CE863EF5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2658</TotalTime>
  <Pages>13</Pages>
  <Words>3205</Words>
  <Characters>18881</Characters>
  <Application>Microsoft Office Word</Application>
  <DocSecurity>0</DocSecurity>
  <Lines>820</Lines>
  <Paragraphs>469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Mogeh, Abdikariim (FAOSO)</dc:creator>
  <cp:keywords/>
  <dc:description/>
  <cp:lastModifiedBy>Admin</cp:lastModifiedBy>
  <cp:revision>86</cp:revision>
  <dcterms:created xsi:type="dcterms:W3CDTF">2025-12-14T14:13:00Z</dcterms:created>
  <dcterms:modified xsi:type="dcterms:W3CDTF">2025-12-18T13:21:00Z</dcterms:modified>
</cp:coreProperties>
</file>